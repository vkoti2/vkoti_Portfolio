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7E71" w:rsidRDefault="00EF09D3" w:rsidP="003A4483">
      <w:pPr>
        <w:tabs>
          <w:tab w:val="left" w:pos="284"/>
        </w:tabs>
        <w:ind w:left="851" w:hanging="851"/>
        <w:jc w:val="both"/>
        <w:rPr>
          <w:b/>
        </w:rPr>
      </w:pPr>
      <w:r w:rsidRPr="00EF09D3">
        <w:rPr>
          <w:b/>
        </w:rPr>
        <w:t>Predicting how cancer patients respond to radiotherapy</w:t>
      </w:r>
      <w:r>
        <w:rPr>
          <w:b/>
        </w:rPr>
        <w:t>.</w:t>
      </w:r>
    </w:p>
    <w:p w:rsidR="006850B0" w:rsidRDefault="006850B0" w:rsidP="003A4483">
      <w:pPr>
        <w:jc w:val="both"/>
        <w:rPr>
          <w:b/>
        </w:rPr>
      </w:pPr>
    </w:p>
    <w:p w:rsidR="006850B0" w:rsidRDefault="006850B0" w:rsidP="003A4483">
      <w:pPr>
        <w:jc w:val="both"/>
        <w:rPr>
          <w:b/>
        </w:rPr>
      </w:pPr>
      <w:r w:rsidRPr="006850B0">
        <w:rPr>
          <w:b/>
        </w:rPr>
        <w:t>RADIO THERAPY</w:t>
      </w:r>
      <w:r w:rsidRPr="006850B0">
        <w:rPr>
          <w:b/>
        </w:rPr>
        <w:tab/>
      </w:r>
      <w:r w:rsidRPr="006850B0">
        <w:rPr>
          <w:b/>
        </w:rPr>
        <w:tab/>
      </w:r>
      <w:r w:rsidRPr="006850B0">
        <w:rPr>
          <w:b/>
        </w:rPr>
        <w:tab/>
      </w:r>
      <w:r w:rsidRPr="006850B0">
        <w:rPr>
          <w:b/>
        </w:rPr>
        <w:tab/>
      </w:r>
      <w:r w:rsidRPr="006850B0">
        <w:rPr>
          <w:b/>
        </w:rPr>
        <w:tab/>
      </w:r>
      <w:r w:rsidRPr="006850B0">
        <w:rPr>
          <w:b/>
        </w:rPr>
        <w:tab/>
      </w:r>
      <w:r w:rsidRPr="006850B0">
        <w:rPr>
          <w:b/>
        </w:rPr>
        <w:tab/>
      </w:r>
    </w:p>
    <w:p w:rsidR="006850B0" w:rsidRDefault="006850B0" w:rsidP="003A4483">
      <w:pPr>
        <w:jc w:val="both"/>
        <w:rPr>
          <w:b/>
        </w:rPr>
      </w:pPr>
    </w:p>
    <w:p w:rsidR="002C6722" w:rsidRDefault="006850B0" w:rsidP="003A4483">
      <w:pPr>
        <w:jc w:val="both"/>
      </w:pPr>
      <w:r w:rsidRPr="00446335">
        <w:rPr>
          <w:b/>
          <w:u w:val="single"/>
        </w:rPr>
        <w:t>Introduction</w:t>
      </w:r>
      <w:r>
        <w:rPr>
          <w:b/>
        </w:rPr>
        <w:t xml:space="preserve">:  </w:t>
      </w:r>
      <w:r w:rsidR="005F213D" w:rsidRPr="00B87EB0">
        <w:t xml:space="preserve">Cancer is </w:t>
      </w:r>
      <w:r w:rsidR="00697741" w:rsidRPr="00B87EB0">
        <w:t xml:space="preserve">defined as an uncontrolled growth of cells and forms of tumours, which can property of proliferating from the site of generation and </w:t>
      </w:r>
      <w:r w:rsidR="00B6658B" w:rsidRPr="00B87EB0">
        <w:t>metastatic</w:t>
      </w:r>
      <w:r w:rsidR="00697741" w:rsidRPr="00B87EB0">
        <w:t xml:space="preserve"> to other parts of the body.</w:t>
      </w:r>
      <w:r w:rsidR="002C6722">
        <w:t xml:space="preserve"> </w:t>
      </w:r>
      <w:r w:rsidR="00332611">
        <w:t>Therapeutic</w:t>
      </w:r>
      <w:r w:rsidR="002C6722">
        <w:t xml:space="preserve"> strategies for treating cancer cells are different types like </w:t>
      </w:r>
      <w:r w:rsidR="002C6722" w:rsidRPr="00B87EB0">
        <w:t>chemotherapy, radiothe</w:t>
      </w:r>
      <w:r w:rsidR="002C6722">
        <w:t>rapy, imaging techniques like M.R.</w:t>
      </w:r>
      <w:r w:rsidR="002C6722" w:rsidRPr="00B87EB0">
        <w:t xml:space="preserve">I (Magnetic resonance image),UV,PET,CAT scanning </w:t>
      </w:r>
      <w:proofErr w:type="spellStart"/>
      <w:r w:rsidR="002C6722" w:rsidRPr="00B87EB0">
        <w:t>etc.</w:t>
      </w:r>
      <w:bookmarkStart w:id="0" w:name="_GoBack"/>
      <w:bookmarkEnd w:id="0"/>
      <w:r w:rsidR="002C6722">
        <w:t>Radiotherapy</w:t>
      </w:r>
      <w:proofErr w:type="spellEnd"/>
      <w:r w:rsidR="002C6722">
        <w:t xml:space="preserve"> plays a </w:t>
      </w:r>
      <w:r w:rsidR="002E49C7">
        <w:t>key role</w:t>
      </w:r>
      <w:r w:rsidR="002C6722">
        <w:t xml:space="preserve"> in therapeutics of cancer as describing of </w:t>
      </w:r>
      <w:r w:rsidR="00B87EB0" w:rsidRPr="00B87EB0">
        <w:t>Radiation</w:t>
      </w:r>
      <w:r w:rsidR="002C6722">
        <w:t>, is a</w:t>
      </w:r>
      <w:r w:rsidR="00B87EB0" w:rsidRPr="00B87EB0">
        <w:t xml:space="preserve"> technique of detect the cancer cells and treat,</w:t>
      </w:r>
      <w:r w:rsidR="00950EFB">
        <w:t xml:space="preserve"> </w:t>
      </w:r>
      <w:r w:rsidR="00B87EB0" w:rsidRPr="00B87EB0">
        <w:t>rupture the malignant tissue in the surrounding parts</w:t>
      </w:r>
      <w:r w:rsidR="00950EFB">
        <w:t xml:space="preserve"> using of ionising radiation</w:t>
      </w:r>
      <w:r w:rsidR="00B87EB0" w:rsidRPr="00B87EB0">
        <w:t xml:space="preserve"> rays.</w:t>
      </w:r>
    </w:p>
    <w:p w:rsidR="002C6722" w:rsidRDefault="002C6722" w:rsidP="003A4483">
      <w:pPr>
        <w:jc w:val="both"/>
      </w:pPr>
    </w:p>
    <w:p w:rsidR="00AF32C9" w:rsidRDefault="000D34E9" w:rsidP="003A4483">
      <w:pPr>
        <w:jc w:val="both"/>
      </w:pPr>
      <w:r w:rsidRPr="00B87EB0">
        <w:t xml:space="preserve">   </w:t>
      </w:r>
      <w:r w:rsidRPr="00B87EB0">
        <w:tab/>
      </w:r>
      <w:r w:rsidRPr="00B87EB0">
        <w:tab/>
      </w:r>
      <w:r w:rsidRPr="00B87EB0">
        <w:tab/>
      </w:r>
      <w:r w:rsidR="002E7B3D">
        <w:t xml:space="preserve">The procedure of Radiotherapy describes and </w:t>
      </w:r>
      <w:r w:rsidR="00B87EB0" w:rsidRPr="00B87EB0">
        <w:t>defined</w:t>
      </w:r>
      <w:r w:rsidR="00C973F7">
        <w:t xml:space="preserve"> as</w:t>
      </w:r>
      <w:r w:rsidR="00B87EB0" w:rsidRPr="00B87EB0">
        <w:t xml:space="preserve">, process of </w:t>
      </w:r>
      <w:r w:rsidR="00C973F7">
        <w:t>radio imaging</w:t>
      </w:r>
      <w:r w:rsidR="00E552AF" w:rsidRPr="00B87EB0">
        <w:t xml:space="preserve"> or</w:t>
      </w:r>
      <w:r w:rsidRPr="00B87EB0">
        <w:t xml:space="preserve"> ionising radiation to d</w:t>
      </w:r>
      <w:r w:rsidR="00C973F7">
        <w:t>etect and damage</w:t>
      </w:r>
      <w:r w:rsidR="00B87EB0" w:rsidRPr="00B87EB0">
        <w:t xml:space="preserve"> for cancer cells</w:t>
      </w:r>
      <w:r w:rsidRPr="00B87EB0">
        <w:t xml:space="preserve"> and initiating to control the growth of tumours in the human body.</w:t>
      </w:r>
      <w:r w:rsidR="003C4857" w:rsidRPr="00B87EB0">
        <w:t xml:space="preserve"> </w:t>
      </w:r>
    </w:p>
    <w:p w:rsidR="00F9248A" w:rsidRDefault="002E7B3D" w:rsidP="003A4483">
      <w:pPr>
        <w:jc w:val="both"/>
      </w:pPr>
      <w:r>
        <w:t>It targets</w:t>
      </w:r>
      <w:r w:rsidR="00F821BE">
        <w:t xml:space="preserve"> mainly DNA in the cell when it progress to expression.</w:t>
      </w:r>
      <w:r w:rsidR="00C973F7">
        <w:t xml:space="preserve"> </w:t>
      </w:r>
      <w:r w:rsidR="00F821BE">
        <w:t>However it kills the suspected cancer cell DNA damage and which transfer the effect to other cells which is normal</w:t>
      </w:r>
      <w:r>
        <w:t xml:space="preserve"> </w:t>
      </w:r>
      <w:proofErr w:type="spellStart"/>
      <w:r>
        <w:t>cells</w:t>
      </w:r>
      <w:r w:rsidR="00F821BE">
        <w:t>,</w:t>
      </w:r>
      <w:r>
        <w:t>during</w:t>
      </w:r>
      <w:proofErr w:type="spellEnd"/>
      <w:r>
        <w:t xml:space="preserve"> this process the effect of ionising radiation rays stop the activity of DNA in normal cells. Simultaneously it </w:t>
      </w:r>
      <w:r w:rsidR="00F821BE">
        <w:t xml:space="preserve"> causes side effects for the patient. So p</w:t>
      </w:r>
      <w:r w:rsidR="008F1799" w:rsidRPr="00B87EB0">
        <w:t xml:space="preserve">atients have negative impact on this radiation which would give side effects , produce carcinogens, whereas </w:t>
      </w:r>
      <w:proofErr w:type="spellStart"/>
      <w:r w:rsidR="008F1799" w:rsidRPr="00B87EB0">
        <w:t>parlally</w:t>
      </w:r>
      <w:proofErr w:type="spellEnd"/>
      <w:r w:rsidR="008F1799" w:rsidRPr="00B87EB0">
        <w:t xml:space="preserve"> gives to route for malignancies in the sus</w:t>
      </w:r>
      <w:r w:rsidR="00F6232B">
        <w:t>pected area to which spreads</w:t>
      </w:r>
      <w:r w:rsidR="008F1799" w:rsidRPr="00B87EB0">
        <w:t xml:space="preserve"> to whole body. However it will clear the invasions from the suspected area and not to spread any other parts of the body. Radiotherapy ,which occupies the major port</w:t>
      </w:r>
      <w:r w:rsidR="00F6232B">
        <w:t>ion of curing the cancers ,</w:t>
      </w:r>
      <w:r w:rsidR="008F1799" w:rsidRPr="00B87EB0">
        <w:t xml:space="preserve"> than of other therapeutic treatments.</w:t>
      </w:r>
      <w:r w:rsidR="00490849" w:rsidRPr="00B87EB0">
        <w:t xml:space="preserve"> The </w:t>
      </w:r>
      <w:r w:rsidR="009A4FA2">
        <w:t>detailed step by step pro</w:t>
      </w:r>
      <w:r w:rsidR="00F6232B">
        <w:t>c</w:t>
      </w:r>
      <w:r w:rsidR="009A4FA2">
        <w:t xml:space="preserve">ess steps </w:t>
      </w:r>
      <w:r w:rsidR="00490849" w:rsidRPr="00B87EB0">
        <w:t xml:space="preserve"> of radiotherapy which includes the features and  types of radiotherapies, methods, mechanism of action, economic reliability, etc..</w:t>
      </w:r>
    </w:p>
    <w:p w:rsidR="00F9248A" w:rsidRDefault="00F9248A" w:rsidP="003A4483">
      <w:pPr>
        <w:jc w:val="both"/>
      </w:pPr>
    </w:p>
    <w:p w:rsidR="00F9248A" w:rsidRPr="00F9248A" w:rsidRDefault="00F9248A" w:rsidP="003A4483">
      <w:pPr>
        <w:jc w:val="both"/>
        <w:rPr>
          <w:b/>
          <w:u w:val="single"/>
        </w:rPr>
      </w:pPr>
    </w:p>
    <w:p w:rsidR="00FE33A6" w:rsidRDefault="00F9248A" w:rsidP="003A4483">
      <w:pPr>
        <w:jc w:val="both"/>
      </w:pPr>
      <w:r w:rsidRPr="00F9248A">
        <w:rPr>
          <w:b/>
          <w:u w:val="single"/>
        </w:rPr>
        <w:t>PREDICTIVE TESTS:</w:t>
      </w:r>
    </w:p>
    <w:p w:rsidR="00FE33A6" w:rsidRDefault="000A5302" w:rsidP="003A4483">
      <w:pPr>
        <w:jc w:val="both"/>
      </w:pPr>
      <w:r>
        <w:t>Before going to the step forward</w:t>
      </w:r>
      <w:r w:rsidR="00FE33A6">
        <w:t xml:space="preserve"> of predicting assay, some mechanisms to be point out in cellular systems. Mainly cellular changes, it may effect on molecular systems, their metabolic path ways like DNA damage or repair, over expression of </w:t>
      </w:r>
      <w:proofErr w:type="spellStart"/>
      <w:r w:rsidR="00FE33A6">
        <w:t>genes,etc</w:t>
      </w:r>
      <w:proofErr w:type="spellEnd"/>
      <w:r w:rsidR="00FE33A6">
        <w:t>...</w:t>
      </w:r>
    </w:p>
    <w:p w:rsidR="00FE33A6" w:rsidRDefault="00FE33A6" w:rsidP="003A4483">
      <w:pPr>
        <w:jc w:val="both"/>
      </w:pPr>
    </w:p>
    <w:p w:rsidR="00F200AA" w:rsidRDefault="00FE33A6" w:rsidP="003A4483">
      <w:pPr>
        <w:jc w:val="both"/>
      </w:pPr>
      <w:r w:rsidRPr="00F200AA">
        <w:rPr>
          <w:b/>
        </w:rPr>
        <w:t>DNA repair</w:t>
      </w:r>
      <w:r>
        <w:t xml:space="preserve"> is </w:t>
      </w:r>
      <w:r w:rsidR="00F200AA">
        <w:t xml:space="preserve">a process of updating </w:t>
      </w:r>
      <w:proofErr w:type="spellStart"/>
      <w:r w:rsidR="00F200AA">
        <w:t>code,</w:t>
      </w:r>
      <w:r w:rsidR="00A42CEB">
        <w:t>sequence</w:t>
      </w:r>
      <w:proofErr w:type="spellEnd"/>
      <w:r w:rsidR="00A42CEB">
        <w:t xml:space="preserve"> structure or mutational errors with the help of  enzymes within the cell</w:t>
      </w:r>
      <w:r w:rsidR="0068031D">
        <w:t>,</w:t>
      </w:r>
      <w:r w:rsidR="00F200AA">
        <w:t xml:space="preserve"> it may happens with environmental changes also.</w:t>
      </w:r>
    </w:p>
    <w:p w:rsidR="00F200AA" w:rsidRDefault="00F200AA" w:rsidP="003A4483">
      <w:pPr>
        <w:jc w:val="both"/>
      </w:pPr>
    </w:p>
    <w:p w:rsidR="000D34E9" w:rsidRDefault="00F200AA" w:rsidP="003A4483">
      <w:pPr>
        <w:jc w:val="both"/>
      </w:pPr>
      <w:r>
        <w:t>T</w:t>
      </w:r>
      <w:r w:rsidR="0068031D">
        <w:t xml:space="preserve">his would be help full for predicting how patients will respond during  the process of </w:t>
      </w:r>
      <w:r w:rsidR="00A42CEB">
        <w:t xml:space="preserve"> </w:t>
      </w:r>
      <w:r w:rsidR="0068031D">
        <w:t xml:space="preserve">diagnosis  with  invitro assays. </w:t>
      </w:r>
    </w:p>
    <w:p w:rsidR="0068031D" w:rsidRDefault="0068031D" w:rsidP="003A4483">
      <w:pPr>
        <w:jc w:val="both"/>
      </w:pPr>
      <w:r>
        <w:t xml:space="preserve"> </w:t>
      </w:r>
    </w:p>
    <w:p w:rsidR="0068031D" w:rsidRPr="00B87EB0" w:rsidRDefault="0068031D" w:rsidP="003A4483">
      <w:pPr>
        <w:jc w:val="both"/>
      </w:pPr>
      <w:r>
        <w:t xml:space="preserve">The assays are classified into four major assays which have its own specification with the detail description of individual. </w:t>
      </w:r>
    </w:p>
    <w:p w:rsidR="00490849" w:rsidRDefault="00F200AA" w:rsidP="003A4483">
      <w:pPr>
        <w:tabs>
          <w:tab w:val="left" w:pos="6015"/>
        </w:tabs>
        <w:jc w:val="both"/>
      </w:pPr>
      <w:r>
        <w:tab/>
      </w:r>
    </w:p>
    <w:p w:rsidR="00F200AA" w:rsidRDefault="00F200AA" w:rsidP="003A4483">
      <w:pPr>
        <w:jc w:val="both"/>
      </w:pPr>
    </w:p>
    <w:p w:rsidR="00F200AA" w:rsidRDefault="00F200AA" w:rsidP="003A4483">
      <w:pPr>
        <w:jc w:val="both"/>
      </w:pPr>
    </w:p>
    <w:p w:rsidR="00F200AA" w:rsidRDefault="00F200AA" w:rsidP="003A4483">
      <w:pPr>
        <w:jc w:val="both"/>
      </w:pPr>
    </w:p>
    <w:p w:rsidR="00F200AA" w:rsidRDefault="00F200AA" w:rsidP="003A4483">
      <w:pPr>
        <w:jc w:val="both"/>
      </w:pPr>
    </w:p>
    <w:p w:rsidR="00F200AA" w:rsidRDefault="00F200AA" w:rsidP="003A4483">
      <w:pPr>
        <w:jc w:val="both"/>
      </w:pPr>
    </w:p>
    <w:p w:rsidR="00F200AA" w:rsidRDefault="00F200AA" w:rsidP="003A4483">
      <w:pPr>
        <w:jc w:val="both"/>
      </w:pPr>
    </w:p>
    <w:p w:rsidR="00F200AA" w:rsidRPr="00B87EB0" w:rsidRDefault="00F200AA" w:rsidP="003A4483">
      <w:pPr>
        <w:jc w:val="both"/>
      </w:pPr>
    </w:p>
    <w:p w:rsidR="00490849" w:rsidRDefault="0068031D" w:rsidP="003A4483">
      <w:pPr>
        <w:tabs>
          <w:tab w:val="left" w:pos="3180"/>
        </w:tabs>
        <w:jc w:val="both"/>
        <w:rPr>
          <w:b/>
        </w:rPr>
      </w:pPr>
      <w:r>
        <w:rPr>
          <w:b/>
        </w:rPr>
        <w:tab/>
      </w:r>
    </w:p>
    <w:p w:rsidR="006850B0" w:rsidRPr="00B87EB0" w:rsidRDefault="00490849" w:rsidP="003A4483">
      <w:pPr>
        <w:jc w:val="both"/>
      </w:pPr>
      <w:r w:rsidRPr="00832BE3">
        <w:rPr>
          <w:b/>
          <w:u w:val="single"/>
        </w:rPr>
        <w:lastRenderedPageBreak/>
        <w:t xml:space="preserve">DIFFERENT TYPES OF IN VITRO </w:t>
      </w:r>
      <w:r w:rsidR="00C457C1">
        <w:rPr>
          <w:b/>
          <w:u w:val="single"/>
        </w:rPr>
        <w:t>ASSAYS</w:t>
      </w:r>
      <w:r w:rsidRPr="00B87EB0">
        <w:t xml:space="preserve">: The classification </w:t>
      </w:r>
      <w:r w:rsidR="00421BE2">
        <w:t xml:space="preserve"> </w:t>
      </w:r>
      <w:r w:rsidR="00832BE3" w:rsidRPr="00B87EB0">
        <w:t xml:space="preserve">of radiotherapies are made by the basic mechanism of DNA repair to over controlling towards radiotherapy and it measures the DNA repairs in normal and cancer cells. The assays are divided </w:t>
      </w:r>
      <w:r w:rsidR="0091139E" w:rsidRPr="00B87EB0">
        <w:t xml:space="preserve"> accordingly </w:t>
      </w:r>
      <w:r w:rsidR="00832BE3" w:rsidRPr="00B87EB0">
        <w:t xml:space="preserve">into four types of their </w:t>
      </w:r>
      <w:r w:rsidR="0091139E" w:rsidRPr="00B87EB0">
        <w:t>procedural steps as fallows…</w:t>
      </w:r>
    </w:p>
    <w:p w:rsidR="0091139E" w:rsidRPr="00B87EB0" w:rsidRDefault="0091139E" w:rsidP="003A4483">
      <w:pPr>
        <w:jc w:val="both"/>
      </w:pPr>
    </w:p>
    <w:p w:rsidR="0091139E" w:rsidRPr="00B87EB0" w:rsidRDefault="004E42C4" w:rsidP="003A4483">
      <w:pPr>
        <w:pStyle w:val="ListParagraph"/>
        <w:numPr>
          <w:ilvl w:val="0"/>
          <w:numId w:val="1"/>
        </w:numPr>
        <w:jc w:val="both"/>
      </w:pPr>
      <w:proofErr w:type="spellStart"/>
      <w:r>
        <w:t>C</w:t>
      </w:r>
      <w:r w:rsidR="0091139E" w:rsidRPr="00B87EB0">
        <w:t>lonogenic</w:t>
      </w:r>
      <w:proofErr w:type="spellEnd"/>
      <w:r w:rsidR="0091139E" w:rsidRPr="00B87EB0">
        <w:t xml:space="preserve"> assay</w:t>
      </w:r>
    </w:p>
    <w:p w:rsidR="0091139E" w:rsidRPr="00B87EB0" w:rsidRDefault="0091139E" w:rsidP="003A4483">
      <w:pPr>
        <w:pStyle w:val="ListParagraph"/>
        <w:numPr>
          <w:ilvl w:val="0"/>
          <w:numId w:val="1"/>
        </w:numPr>
        <w:jc w:val="both"/>
      </w:pPr>
      <w:r w:rsidRPr="00B87EB0">
        <w:t>Gamma –H2AX assay</w:t>
      </w:r>
    </w:p>
    <w:p w:rsidR="0091139E" w:rsidRDefault="0091139E" w:rsidP="003A4483">
      <w:pPr>
        <w:pStyle w:val="ListParagraph"/>
        <w:numPr>
          <w:ilvl w:val="0"/>
          <w:numId w:val="1"/>
        </w:numPr>
        <w:jc w:val="both"/>
      </w:pPr>
      <w:r w:rsidRPr="00B87EB0">
        <w:t>Comet assay</w:t>
      </w:r>
    </w:p>
    <w:p w:rsidR="005A73D4" w:rsidRPr="00B87EB0" w:rsidRDefault="005A73D4" w:rsidP="003A4483">
      <w:pPr>
        <w:pStyle w:val="ListParagraph"/>
        <w:numPr>
          <w:ilvl w:val="0"/>
          <w:numId w:val="1"/>
        </w:numPr>
        <w:jc w:val="both"/>
      </w:pPr>
      <w:r>
        <w:t>Micro Nucleus assay</w:t>
      </w:r>
    </w:p>
    <w:p w:rsidR="005A73D4" w:rsidRDefault="005A73D4" w:rsidP="003A4483">
      <w:pPr>
        <w:pStyle w:val="ListParagraph"/>
        <w:ind w:left="1080"/>
        <w:jc w:val="both"/>
      </w:pPr>
    </w:p>
    <w:p w:rsidR="00062297" w:rsidRDefault="00E2462D" w:rsidP="003A4483">
      <w:pPr>
        <w:pStyle w:val="ListParagraph"/>
        <w:numPr>
          <w:ilvl w:val="0"/>
          <w:numId w:val="1"/>
        </w:numPr>
        <w:jc w:val="both"/>
      </w:pPr>
      <w:r>
        <w:t>The above</w:t>
      </w:r>
      <w:r w:rsidR="0091139E" w:rsidRPr="00B87EB0">
        <w:t xml:space="preserve"> assays are in</w:t>
      </w:r>
      <w:r w:rsidR="00A04E31">
        <w:t xml:space="preserve"> classified </w:t>
      </w:r>
      <w:r w:rsidR="0091139E" w:rsidRPr="00B87EB0">
        <w:t xml:space="preserve"> according to their suitable cancer screening of particular cancer</w:t>
      </w:r>
      <w:r w:rsidR="00A04E31">
        <w:t xml:space="preserve">s, it </w:t>
      </w:r>
      <w:r w:rsidR="00E17430">
        <w:t xml:space="preserve">characterised </w:t>
      </w:r>
      <w:r w:rsidR="00F265BC">
        <w:t xml:space="preserve"> acco</w:t>
      </w:r>
      <w:r w:rsidR="00E17430">
        <w:t>rding to their procedure , time consuming</w:t>
      </w:r>
      <w:r w:rsidR="00A04E31">
        <w:t xml:space="preserve"> process, economical configuration, acute and specific. The further d</w:t>
      </w:r>
      <w:r w:rsidR="00F265BC">
        <w:t>e</w:t>
      </w:r>
      <w:r w:rsidR="00A04E31">
        <w:t xml:space="preserve">scription </w:t>
      </w:r>
      <w:r w:rsidR="00E17430">
        <w:t xml:space="preserve">of each </w:t>
      </w:r>
      <w:r w:rsidR="00A04E31">
        <w:t>Mic</w:t>
      </w:r>
      <w:r w:rsidR="00F265BC">
        <w:t>roarray nucleus assay</w:t>
      </w:r>
      <w:r w:rsidR="00A04E31">
        <w:t xml:space="preserve">s </w:t>
      </w:r>
      <w:r w:rsidR="00E17430">
        <w:t>quite specific and accurate...</w:t>
      </w:r>
    </w:p>
    <w:p w:rsidR="00062297" w:rsidRDefault="00062297" w:rsidP="003A4483">
      <w:pPr>
        <w:jc w:val="both"/>
      </w:pPr>
    </w:p>
    <w:p w:rsidR="00062297" w:rsidRDefault="00062297" w:rsidP="003A4483">
      <w:pPr>
        <w:jc w:val="both"/>
      </w:pPr>
    </w:p>
    <w:p w:rsidR="00062297" w:rsidRDefault="00062297" w:rsidP="003A4483">
      <w:pPr>
        <w:jc w:val="both"/>
      </w:pPr>
    </w:p>
    <w:p w:rsidR="00E17430" w:rsidRPr="00B12D09" w:rsidDel="00BB75CE" w:rsidRDefault="00062297" w:rsidP="003A4483">
      <w:pPr>
        <w:jc w:val="both"/>
        <w:rPr>
          <w:del w:id="1" w:author="Student" w:date="2010-11-04T23:16:00Z"/>
          <w:color w:val="7030A0"/>
        </w:rPr>
      </w:pPr>
      <w:r w:rsidRPr="00B12D09">
        <w:rPr>
          <w:color w:val="7030A0"/>
        </w:rPr>
        <w:t>CLONOGENIC ASSAY</w:t>
      </w:r>
      <w:r w:rsidR="00B12D09">
        <w:rPr>
          <w:color w:val="7030A0"/>
        </w:rPr>
        <w:t>:</w:t>
      </w:r>
    </w:p>
    <w:p w:rsidR="00E17430" w:rsidRDefault="00E17430" w:rsidP="003A4483">
      <w:pPr>
        <w:pStyle w:val="ListParagraph"/>
        <w:ind w:left="0"/>
        <w:jc w:val="both"/>
        <w:rPr>
          <w:b/>
        </w:rPr>
      </w:pPr>
    </w:p>
    <w:p w:rsidR="006A7113" w:rsidRDefault="004E42C4" w:rsidP="003A4483">
      <w:pPr>
        <w:pStyle w:val="ListParagraph"/>
        <w:ind w:left="0"/>
        <w:jc w:val="both"/>
      </w:pPr>
      <w:proofErr w:type="spellStart"/>
      <w:r>
        <w:t>C</w:t>
      </w:r>
      <w:r w:rsidR="00E17430">
        <w:t>lonogenic</w:t>
      </w:r>
      <w:proofErr w:type="spellEnd"/>
      <w:r w:rsidR="00E17430">
        <w:t xml:space="preserve"> assay is simple technique to check the sensitivity of </w:t>
      </w:r>
      <w:r w:rsidR="005F2BD3">
        <w:t>cancer cells</w:t>
      </w:r>
      <w:r w:rsidR="00F265BC">
        <w:t xml:space="preserve"> or tumours</w:t>
      </w:r>
      <w:r w:rsidR="005F2BD3">
        <w:t xml:space="preserve"> of which is treated with the </w:t>
      </w:r>
      <w:r w:rsidR="00F265BC">
        <w:t xml:space="preserve">cancer therapeutic drugs or radiation therapy. </w:t>
      </w:r>
    </w:p>
    <w:p w:rsidR="006A7113" w:rsidRDefault="006A7113" w:rsidP="003A4483">
      <w:pPr>
        <w:pStyle w:val="ListParagraph"/>
        <w:ind w:left="0"/>
        <w:jc w:val="both"/>
      </w:pPr>
    </w:p>
    <w:p w:rsidR="006A7113" w:rsidRDefault="00F95856" w:rsidP="003A4483">
      <w:pPr>
        <w:pStyle w:val="ListParagraph"/>
        <w:ind w:left="0"/>
        <w:jc w:val="both"/>
      </w:pPr>
      <w:r>
        <w:t>It was observed in invitro by several radiobiologists and comparing the specificity and sensitivity of tumour cell lines.</w:t>
      </w:r>
      <w:r w:rsidR="00062297">
        <w:t xml:space="preserve"> It is very specific and sensitised test for the screening the cells.</w:t>
      </w:r>
      <w:r>
        <w:t xml:space="preserve"> </w:t>
      </w:r>
      <w:r w:rsidR="00F265BC">
        <w:t>This is the</w:t>
      </w:r>
      <w:r w:rsidR="002C789C">
        <w:t xml:space="preserve"> simple and quite </w:t>
      </w:r>
      <w:r w:rsidR="00AB55BA">
        <w:t>economic,</w:t>
      </w:r>
      <w:r w:rsidR="00F265BC">
        <w:t xml:space="preserve"> but time consuming procedure.</w:t>
      </w:r>
    </w:p>
    <w:p w:rsidR="006A7113" w:rsidRDefault="006A7113" w:rsidP="003A4483">
      <w:pPr>
        <w:pStyle w:val="ListParagraph"/>
        <w:ind w:left="0"/>
        <w:jc w:val="both"/>
      </w:pPr>
    </w:p>
    <w:p w:rsidR="00E17430" w:rsidRDefault="00584F0B" w:rsidP="003A4483">
      <w:pPr>
        <w:pStyle w:val="ListParagraph"/>
        <w:ind w:left="0"/>
        <w:jc w:val="both"/>
      </w:pPr>
      <w:r>
        <w:t xml:space="preserve"> It is described as standardised assay for estimating the  drug treated  or radio </w:t>
      </w:r>
      <w:proofErr w:type="spellStart"/>
      <w:r w:rsidR="005A73D4">
        <w:t>ionisationed</w:t>
      </w:r>
      <w:proofErr w:type="spellEnd"/>
      <w:r>
        <w:t xml:space="preserve"> cells , it have a capability to trace in minute percentage quantities it mean less than(&lt; 1%).</w:t>
      </w:r>
    </w:p>
    <w:p w:rsidR="005C082C" w:rsidRDefault="005C082C" w:rsidP="003A4483">
      <w:pPr>
        <w:pStyle w:val="ListParagraph"/>
        <w:ind w:left="0"/>
        <w:jc w:val="both"/>
      </w:pPr>
    </w:p>
    <w:p w:rsidR="005C082C" w:rsidRPr="00E17430" w:rsidRDefault="005C082C" w:rsidP="003A4483">
      <w:pPr>
        <w:pStyle w:val="ListParagraph"/>
        <w:ind w:left="0"/>
        <w:jc w:val="both"/>
      </w:pPr>
      <w:r>
        <w:t>The procedure of this assay is collecting the sample of biopsy/skin</w:t>
      </w:r>
      <w:r w:rsidR="00BB6B84">
        <w:t xml:space="preserve">, separating the suspension of cells into the agar medium of </w:t>
      </w:r>
      <w:proofErr w:type="spellStart"/>
      <w:r w:rsidR="00BB6B84">
        <w:t>petry</w:t>
      </w:r>
      <w:proofErr w:type="spellEnd"/>
      <w:r w:rsidR="00BB6B84">
        <w:t xml:space="preserve"> dishes, let it be incubated for 14 days, </w:t>
      </w:r>
      <w:r w:rsidR="001A3811">
        <w:t>observe the colonies has formed.</w:t>
      </w:r>
    </w:p>
    <w:p w:rsidR="006850B0" w:rsidRPr="00B87EB0" w:rsidRDefault="006850B0" w:rsidP="003A4483">
      <w:pPr>
        <w:ind w:left="1440" w:firstLine="720"/>
        <w:jc w:val="both"/>
      </w:pPr>
    </w:p>
    <w:p w:rsidR="006850B0" w:rsidRPr="00B87EB0" w:rsidRDefault="00AB55BA" w:rsidP="003A4483">
      <w:pPr>
        <w:ind w:left="1440" w:firstLine="720"/>
        <w:jc w:val="both"/>
        <w:rPr>
          <w:sz w:val="32"/>
          <w:szCs w:val="32"/>
        </w:rPr>
      </w:pPr>
      <w:r>
        <w:rPr>
          <w:noProof/>
          <w:sz w:val="32"/>
          <w:szCs w:val="32"/>
          <w:lang w:val="en-US" w:eastAsia="en-US"/>
        </w:rPr>
        <w:drawing>
          <wp:anchor distT="0" distB="0" distL="114300" distR="114300" simplePos="0" relativeHeight="251658240" behindDoc="0" locked="0" layoutInCell="1" allowOverlap="1">
            <wp:simplePos x="0" y="0"/>
            <wp:positionH relativeFrom="column">
              <wp:posOffset>886460</wp:posOffset>
            </wp:positionH>
            <wp:positionV relativeFrom="paragraph">
              <wp:posOffset>145415</wp:posOffset>
            </wp:positionV>
            <wp:extent cx="2989580" cy="2381250"/>
            <wp:effectExtent l="19050" t="0" r="1270" b="0"/>
            <wp:wrapSquare wrapText="bothSides"/>
            <wp:docPr id="2" name="Picture 1" descr="http://t2.gstatic.com/images?q=tbn:ANd9GcRNoOuGtgYljzznGt9uUcjcx-uVSJLnOtUvaxgsv0T0L6-BYLg&amp;t=1&amp;usg=__60MnBJ2Tj-Jl5QARAs4FsEl-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2.gstatic.com/images?q=tbn:ANd9GcRNoOuGtgYljzznGt9uUcjcx-uVSJLnOtUvaxgsv0T0L6-BYLg&amp;t=1&amp;usg=__60MnBJ2Tj-Jl5QARAs4FsEl-E-E="/>
                    <pic:cNvPicPr>
                      <a:picLocks noChangeAspect="1" noChangeArrowheads="1"/>
                    </pic:cNvPicPr>
                  </pic:nvPicPr>
                  <pic:blipFill>
                    <a:blip r:embed="rId8" cstate="print"/>
                    <a:srcRect/>
                    <a:stretch>
                      <a:fillRect/>
                    </a:stretch>
                  </pic:blipFill>
                  <pic:spPr bwMode="auto">
                    <a:xfrm>
                      <a:off x="0" y="0"/>
                      <a:ext cx="2989580" cy="2381250"/>
                    </a:xfrm>
                    <a:prstGeom prst="rect">
                      <a:avLst/>
                    </a:prstGeom>
                    <a:noFill/>
                    <a:ln w="9525">
                      <a:noFill/>
                      <a:miter lim="800000"/>
                      <a:headEnd/>
                      <a:tailEnd/>
                    </a:ln>
                  </pic:spPr>
                </pic:pic>
              </a:graphicData>
            </a:graphic>
          </wp:anchor>
        </w:drawing>
      </w:r>
    </w:p>
    <w:p w:rsidR="006850B0" w:rsidRDefault="004E42C4" w:rsidP="003A4483">
      <w:pPr>
        <w:ind w:left="1440" w:firstLine="720"/>
        <w:jc w:val="both"/>
        <w:rPr>
          <w:b/>
          <w:sz w:val="32"/>
          <w:szCs w:val="32"/>
        </w:rPr>
      </w:pPr>
      <w:ins w:id="2" w:author="Student" w:date="2010-11-04T10:36:00Z">
        <w:r>
          <w:rPr>
            <w:b/>
            <w:sz w:val="32"/>
            <w:szCs w:val="32"/>
          </w:rPr>
          <w:t xml:space="preserve">Figure 1: Method for </w:t>
        </w:r>
        <w:proofErr w:type="spellStart"/>
        <w:r>
          <w:rPr>
            <w:b/>
            <w:sz w:val="32"/>
            <w:szCs w:val="32"/>
          </w:rPr>
          <w:t>clonogenic</w:t>
        </w:r>
        <w:proofErr w:type="spellEnd"/>
        <w:r>
          <w:rPr>
            <w:b/>
            <w:sz w:val="32"/>
            <w:szCs w:val="32"/>
          </w:rPr>
          <w:t xml:space="preserve"> assay</w:t>
        </w:r>
      </w:ins>
    </w:p>
    <w:p w:rsidR="008A6F6B" w:rsidRDefault="008A6F6B" w:rsidP="003A4483">
      <w:pPr>
        <w:jc w:val="both"/>
      </w:pPr>
    </w:p>
    <w:p w:rsidR="00E81ABD" w:rsidRDefault="00E81ABD" w:rsidP="003A4483">
      <w:pPr>
        <w:jc w:val="both"/>
      </w:pPr>
      <w:r>
        <w:t xml:space="preserve">        </w:t>
      </w:r>
    </w:p>
    <w:p w:rsidR="00E81ABD" w:rsidRDefault="00E81ABD" w:rsidP="003A4483">
      <w:pPr>
        <w:jc w:val="both"/>
      </w:pPr>
    </w:p>
    <w:p w:rsidR="00E81ABD" w:rsidRDefault="00E81ABD" w:rsidP="003A4483">
      <w:pPr>
        <w:jc w:val="both"/>
      </w:pPr>
    </w:p>
    <w:p w:rsidR="00E81ABD" w:rsidRDefault="00E81ABD" w:rsidP="003A4483">
      <w:pPr>
        <w:jc w:val="both"/>
      </w:pPr>
    </w:p>
    <w:p w:rsidR="00E81ABD" w:rsidRDefault="00E81ABD" w:rsidP="003A4483">
      <w:pPr>
        <w:jc w:val="both"/>
      </w:pPr>
    </w:p>
    <w:p w:rsidR="00E81ABD" w:rsidRDefault="00E81ABD" w:rsidP="003A4483">
      <w:pPr>
        <w:jc w:val="both"/>
      </w:pPr>
    </w:p>
    <w:p w:rsidR="00E81ABD" w:rsidRDefault="00E81ABD" w:rsidP="003A4483">
      <w:pPr>
        <w:jc w:val="both"/>
      </w:pPr>
    </w:p>
    <w:p w:rsidR="00E81ABD" w:rsidRDefault="00E81ABD" w:rsidP="003A4483">
      <w:pPr>
        <w:jc w:val="both"/>
      </w:pPr>
    </w:p>
    <w:p w:rsidR="00062297" w:rsidDel="009B157F" w:rsidRDefault="00062297" w:rsidP="003A4483">
      <w:pPr>
        <w:tabs>
          <w:tab w:val="left" w:pos="5160"/>
        </w:tabs>
        <w:jc w:val="both"/>
        <w:rPr>
          <w:del w:id="3" w:author="Student" w:date="2010-11-04T23:01:00Z"/>
        </w:rPr>
      </w:pPr>
    </w:p>
    <w:p w:rsidR="00E81ABD" w:rsidDel="009B157F" w:rsidRDefault="00E81ABD" w:rsidP="003A4483">
      <w:pPr>
        <w:jc w:val="both"/>
        <w:rPr>
          <w:del w:id="4" w:author="Student" w:date="2010-11-04T23:01:00Z"/>
        </w:rPr>
      </w:pPr>
    </w:p>
    <w:p w:rsidR="008A6F6B" w:rsidRPr="00AB55BA" w:rsidDel="009B157F" w:rsidRDefault="005A73D4" w:rsidP="003A4483">
      <w:pPr>
        <w:ind w:left="720"/>
        <w:jc w:val="both"/>
        <w:rPr>
          <w:del w:id="5" w:author="Student" w:date="2010-11-04T23:01:00Z"/>
          <w:color w:val="FF0000"/>
        </w:rPr>
      </w:pPr>
      <w:r>
        <w:rPr>
          <w:color w:val="FF0000"/>
        </w:rPr>
        <w:t xml:space="preserve">It </w:t>
      </w:r>
      <w:r w:rsidR="00E81ABD" w:rsidRPr="00AB55BA">
        <w:rPr>
          <w:color w:val="FF0000"/>
        </w:rPr>
        <w:t>Ref</w:t>
      </w:r>
      <w:r w:rsidR="00062297" w:rsidRPr="00AB55BA">
        <w:rPr>
          <w:color w:val="FF0000"/>
        </w:rPr>
        <w:t>: www.journals.prous.com</w:t>
      </w:r>
      <w:r w:rsidR="008A6F6B" w:rsidRPr="00AB55BA">
        <w:rPr>
          <w:color w:val="FF0000"/>
        </w:rPr>
        <w:t xml:space="preserve"> </w:t>
      </w:r>
      <w:del w:id="6" w:author="Student" w:date="2010-11-04T23:00:00Z">
        <w:r w:rsidR="008A6F6B" w:rsidRPr="00AB55BA" w:rsidDel="009B157F">
          <w:rPr>
            <w:color w:val="FF0000"/>
          </w:rPr>
          <w:delText xml:space="preserve">         </w:delText>
        </w:r>
      </w:del>
      <w:del w:id="7" w:author="Student" w:date="2010-11-04T23:01:00Z">
        <w:r w:rsidR="008A6F6B" w:rsidRPr="00AB55BA" w:rsidDel="009B157F">
          <w:rPr>
            <w:color w:val="FF0000"/>
          </w:rPr>
          <w:delText xml:space="preserve">                                                                          </w:delText>
        </w:r>
      </w:del>
    </w:p>
    <w:p w:rsidR="00151F02" w:rsidRPr="00AB55BA" w:rsidRDefault="00F81F97" w:rsidP="003A4483">
      <w:pPr>
        <w:jc w:val="both"/>
      </w:pPr>
      <w:r>
        <w:t xml:space="preserve"> </w:t>
      </w:r>
    </w:p>
    <w:p w:rsidR="007E5017" w:rsidRPr="00AB55BA" w:rsidRDefault="008A6F6B" w:rsidP="003A4483">
      <w:pPr>
        <w:jc w:val="both"/>
      </w:pPr>
      <w:r w:rsidRPr="00AB55BA">
        <w:lastRenderedPageBreak/>
        <w:t>The above image is showin</w:t>
      </w:r>
      <w:r w:rsidR="00062297" w:rsidRPr="00AB55BA">
        <w:t xml:space="preserve">g the step by step process of </w:t>
      </w:r>
      <w:proofErr w:type="spellStart"/>
      <w:r w:rsidR="00062297" w:rsidRPr="00AB55BA">
        <w:t>c</w:t>
      </w:r>
      <w:r w:rsidRPr="00AB55BA">
        <w:t>lonogenic</w:t>
      </w:r>
      <w:proofErr w:type="spellEnd"/>
      <w:r w:rsidRPr="00AB55BA">
        <w:t xml:space="preserve"> assay from suspected tumour specimen to in</w:t>
      </w:r>
      <w:r w:rsidR="00AB55BA">
        <w:t xml:space="preserve"> </w:t>
      </w:r>
      <w:r w:rsidRPr="00AB55BA">
        <w:t xml:space="preserve">vitro  culture technique by </w:t>
      </w:r>
      <w:r w:rsidR="00F81F97" w:rsidRPr="00AB55BA">
        <w:t>a</w:t>
      </w:r>
      <w:r w:rsidRPr="00AB55BA">
        <w:t>14 day</w:t>
      </w:r>
      <w:r w:rsidR="00F81F97" w:rsidRPr="00AB55BA">
        <w:t xml:space="preserve">s  incubation process in a culture medium where colonies has grown in the </w:t>
      </w:r>
      <w:proofErr w:type="spellStart"/>
      <w:r w:rsidR="00F81F97" w:rsidRPr="00AB55BA">
        <w:t>petry</w:t>
      </w:r>
      <w:proofErr w:type="spellEnd"/>
      <w:r w:rsidR="00F81F97" w:rsidRPr="00AB55BA">
        <w:t xml:space="preserve"> dish.</w:t>
      </w:r>
    </w:p>
    <w:p w:rsidR="00EC4C52" w:rsidRPr="00AB55BA" w:rsidRDefault="00EC4C52" w:rsidP="003A4483">
      <w:pPr>
        <w:jc w:val="both"/>
      </w:pPr>
    </w:p>
    <w:p w:rsidR="00EC4C52" w:rsidRPr="00AB55BA" w:rsidRDefault="00EC4C52" w:rsidP="003A4483">
      <w:pPr>
        <w:jc w:val="both"/>
      </w:pPr>
    </w:p>
    <w:p w:rsidR="00EC4C52" w:rsidRDefault="00EC4C52" w:rsidP="003A4483">
      <w:pPr>
        <w:jc w:val="both"/>
      </w:pPr>
    </w:p>
    <w:p w:rsidR="007E5017" w:rsidRDefault="007E5017" w:rsidP="003A4483">
      <w:pPr>
        <w:jc w:val="both"/>
      </w:pPr>
    </w:p>
    <w:p w:rsidR="007E5017" w:rsidRDefault="007E5017" w:rsidP="003A4483">
      <w:pPr>
        <w:jc w:val="both"/>
      </w:pPr>
    </w:p>
    <w:p w:rsidR="006B3DE3" w:rsidRPr="00151F02" w:rsidRDefault="008A6F6B" w:rsidP="003A4483">
      <w:pPr>
        <w:jc w:val="both"/>
        <w:rPr>
          <w:sz w:val="28"/>
          <w:szCs w:val="28"/>
        </w:rPr>
      </w:pPr>
      <w:r>
        <w:t xml:space="preserve">    </w:t>
      </w:r>
      <w:ins w:id="8" w:author="Student" w:date="2010-11-04T10:36:00Z">
        <w:r w:rsidR="004E42C4">
          <w:t>Figure 2</w:t>
        </w:r>
      </w:ins>
      <w:r w:rsidR="00F81F97">
        <w:t xml:space="preserve"> :</w:t>
      </w:r>
      <w:r w:rsidR="00151F02">
        <w:rPr>
          <w:color w:val="FF0000"/>
        </w:rPr>
        <w:t xml:space="preserve"> </w:t>
      </w:r>
      <w:r w:rsidR="006B3DE3" w:rsidRPr="00151F02">
        <w:rPr>
          <w:color w:val="FF0000"/>
          <w:sz w:val="28"/>
          <w:szCs w:val="28"/>
        </w:rPr>
        <w:t xml:space="preserve">Observation and differentiation of colonies in </w:t>
      </w:r>
      <w:proofErr w:type="spellStart"/>
      <w:r w:rsidR="006B3DE3" w:rsidRPr="00151F02">
        <w:rPr>
          <w:color w:val="FF0000"/>
          <w:sz w:val="28"/>
          <w:szCs w:val="28"/>
        </w:rPr>
        <w:t>petry</w:t>
      </w:r>
      <w:proofErr w:type="spellEnd"/>
      <w:r w:rsidR="006B3DE3" w:rsidRPr="00151F02">
        <w:rPr>
          <w:color w:val="FF0000"/>
          <w:sz w:val="28"/>
          <w:szCs w:val="28"/>
        </w:rPr>
        <w:t xml:space="preserve"> dishes</w:t>
      </w:r>
      <w:r w:rsidR="006B3DE3">
        <w:rPr>
          <w:color w:val="FF0000"/>
          <w:sz w:val="28"/>
          <w:szCs w:val="28"/>
        </w:rPr>
        <w:t>.</w:t>
      </w:r>
    </w:p>
    <w:p w:rsidR="00EC4C52" w:rsidRPr="00151F02" w:rsidRDefault="00AB55BA" w:rsidP="003A4483">
      <w:pPr>
        <w:jc w:val="both"/>
        <w:rPr>
          <w:color w:val="FF0000"/>
        </w:rPr>
      </w:pPr>
      <w:r>
        <w:rPr>
          <w:color w:val="FF0000"/>
        </w:rPr>
        <w:t xml:space="preserve">   </w:t>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r>
        <w:rPr>
          <w:color w:val="FF0000"/>
        </w:rPr>
        <w:tab/>
      </w:r>
    </w:p>
    <w:p w:rsidR="00EC4C52" w:rsidRDefault="00AB55BA" w:rsidP="003A4483">
      <w:pPr>
        <w:jc w:val="both"/>
      </w:pPr>
      <w:r>
        <w:rPr>
          <w:noProof/>
          <w:lang w:val="en-US" w:eastAsia="en-US"/>
        </w:rPr>
        <w:drawing>
          <wp:inline distT="0" distB="0" distL="0" distR="0">
            <wp:extent cx="3383720" cy="1704975"/>
            <wp:effectExtent l="19050" t="0" r="7180" b="0"/>
            <wp:docPr id="4" name="Picture 4" descr="http://t0.gstatic.com/images?q=tbn:ANd9GcTGDB9U86apEBD0xZU96jDTqyY0V145Z_CuuaNZAkI-WJ0MSQQ&amp;t=1&amp;usg=__WBk0_JCnDDXDmgk3U-4QyxKFbK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t0.gstatic.com/images?q=tbn:ANd9GcTGDB9U86apEBD0xZU96jDTqyY0V145Z_CuuaNZAkI-WJ0MSQQ&amp;t=1&amp;usg=__WBk0_JCnDDXDmgk3U-4QyxKFbKc="/>
                    <pic:cNvPicPr>
                      <a:picLocks noChangeAspect="1" noChangeArrowheads="1"/>
                    </pic:cNvPicPr>
                  </pic:nvPicPr>
                  <pic:blipFill>
                    <a:blip r:embed="rId9" cstate="print"/>
                    <a:srcRect/>
                    <a:stretch>
                      <a:fillRect/>
                    </a:stretch>
                  </pic:blipFill>
                  <pic:spPr bwMode="auto">
                    <a:xfrm>
                      <a:off x="0" y="0"/>
                      <a:ext cx="3388178" cy="1707222"/>
                    </a:xfrm>
                    <a:prstGeom prst="rect">
                      <a:avLst/>
                    </a:prstGeom>
                    <a:noFill/>
                    <a:ln w="9525">
                      <a:noFill/>
                      <a:miter lim="800000"/>
                      <a:headEnd/>
                      <a:tailEnd/>
                    </a:ln>
                  </pic:spPr>
                </pic:pic>
              </a:graphicData>
            </a:graphic>
          </wp:inline>
        </w:drawing>
      </w:r>
    </w:p>
    <w:p w:rsidR="00AA684B" w:rsidRDefault="008A6F6B" w:rsidP="003A4483">
      <w:pPr>
        <w:jc w:val="both"/>
      </w:pPr>
      <w:r>
        <w:t xml:space="preserve">        </w:t>
      </w:r>
      <w:r w:rsidR="006B3DE3">
        <w:t xml:space="preserve">                          </w:t>
      </w:r>
      <w:r w:rsidR="007E5017">
        <w:rPr>
          <w:noProof/>
        </w:rPr>
        <w:t xml:space="preserve">   </w:t>
      </w:r>
      <w:r w:rsidR="00F81F97">
        <w:rPr>
          <w:noProof/>
        </w:rPr>
        <w:t xml:space="preserve">                 </w:t>
      </w:r>
      <w:r w:rsidR="00F81F97" w:rsidRPr="00AB55BA">
        <w:rPr>
          <w:noProof/>
          <w:color w:val="FF0000"/>
        </w:rPr>
        <w:t>Ref:www.nature.com</w:t>
      </w:r>
    </w:p>
    <w:p w:rsidR="00F81F97" w:rsidRDefault="00F81F97" w:rsidP="003A4483">
      <w:pPr>
        <w:jc w:val="both"/>
      </w:pPr>
    </w:p>
    <w:p w:rsidR="00F81F97" w:rsidRDefault="00F81F97" w:rsidP="003A4483">
      <w:pPr>
        <w:jc w:val="both"/>
      </w:pPr>
    </w:p>
    <w:p w:rsidR="00AC611C" w:rsidRDefault="00F81F97" w:rsidP="003A4483">
      <w:pPr>
        <w:jc w:val="both"/>
      </w:pPr>
      <w:r>
        <w:t>This figure explains about the colonies has formed during 14 day incubation at certain temperatures, it clearly represe</w:t>
      </w:r>
      <w:r w:rsidR="006332C2">
        <w:t>nt that reduce the chemical agents level in cell  and allow the developm</w:t>
      </w:r>
      <w:r w:rsidR="005C611E">
        <w:t>ent  survival curve with graph</w:t>
      </w:r>
      <w:r w:rsidR="00B804EB">
        <w:t xml:space="preserve">.   </w:t>
      </w:r>
    </w:p>
    <w:p w:rsidR="00AC611C" w:rsidRDefault="00AC611C" w:rsidP="003A4483">
      <w:pPr>
        <w:jc w:val="both"/>
      </w:pPr>
    </w:p>
    <w:p w:rsidR="00AC611C" w:rsidRDefault="00AC611C" w:rsidP="003A4483">
      <w:pPr>
        <w:jc w:val="both"/>
      </w:pPr>
      <w:r>
        <w:t xml:space="preserve">Figure: 3   </w:t>
      </w:r>
      <w:r w:rsidRPr="00AC611C">
        <w:rPr>
          <w:color w:val="FF0000"/>
          <w:sz w:val="28"/>
          <w:szCs w:val="28"/>
        </w:rPr>
        <w:t>cell survival curve</w:t>
      </w:r>
      <w:r>
        <w:t xml:space="preserve"> </w:t>
      </w:r>
    </w:p>
    <w:p w:rsidR="00B804EB" w:rsidRPr="00AC611C" w:rsidRDefault="00B804EB" w:rsidP="003A4483">
      <w:pPr>
        <w:jc w:val="both"/>
        <w:rPr>
          <w:sz w:val="28"/>
          <w:szCs w:val="28"/>
        </w:rPr>
      </w:pPr>
      <w:r w:rsidRPr="00AC611C">
        <w:rPr>
          <w:sz w:val="28"/>
          <w:szCs w:val="28"/>
        </w:rPr>
        <w:tab/>
      </w:r>
      <w:r w:rsidRPr="00AC611C">
        <w:rPr>
          <w:sz w:val="28"/>
          <w:szCs w:val="28"/>
        </w:rPr>
        <w:tab/>
      </w:r>
      <w:r w:rsidRPr="00AC611C">
        <w:rPr>
          <w:sz w:val="28"/>
          <w:szCs w:val="28"/>
        </w:rPr>
        <w:tab/>
      </w:r>
      <w:r w:rsidRPr="00AC611C">
        <w:rPr>
          <w:sz w:val="28"/>
          <w:szCs w:val="28"/>
        </w:rPr>
        <w:tab/>
      </w:r>
      <w:r w:rsidRPr="00AC611C">
        <w:rPr>
          <w:sz w:val="28"/>
          <w:szCs w:val="28"/>
        </w:rPr>
        <w:tab/>
      </w:r>
      <w:r w:rsidRPr="00AC611C">
        <w:rPr>
          <w:sz w:val="28"/>
          <w:szCs w:val="28"/>
        </w:rPr>
        <w:tab/>
      </w:r>
      <w:r w:rsidRPr="00AC611C">
        <w:rPr>
          <w:sz w:val="28"/>
          <w:szCs w:val="28"/>
        </w:rPr>
        <w:tab/>
      </w:r>
      <w:r w:rsidRPr="00AC611C">
        <w:rPr>
          <w:sz w:val="28"/>
          <w:szCs w:val="28"/>
        </w:rPr>
        <w:tab/>
      </w:r>
    </w:p>
    <w:p w:rsidR="00151F02" w:rsidRPr="00B12D09" w:rsidRDefault="00F544C3" w:rsidP="003A4483">
      <w:pPr>
        <w:jc w:val="both"/>
      </w:pPr>
      <w:r w:rsidRPr="00B12D09">
        <w:t>The below curve is showing the</w:t>
      </w:r>
      <w:r w:rsidR="00B804EB" w:rsidRPr="00B12D09">
        <w:t xml:space="preserve"> quantity or measurement of </w:t>
      </w:r>
      <w:r w:rsidRPr="00B12D09">
        <w:t xml:space="preserve"> cell survival in </w:t>
      </w:r>
      <w:proofErr w:type="spellStart"/>
      <w:r w:rsidRPr="00B12D09">
        <w:t>clonogenic</w:t>
      </w:r>
      <w:proofErr w:type="spellEnd"/>
      <w:r w:rsidRPr="00B12D09">
        <w:t xml:space="preserve"> assay against for gamma radiation, </w:t>
      </w:r>
      <w:proofErr w:type="spellStart"/>
      <w:r w:rsidRPr="00B12D09">
        <w:t>where as</w:t>
      </w:r>
      <w:proofErr w:type="spellEnd"/>
      <w:r w:rsidRPr="00B12D09">
        <w:t xml:space="preserve"> </w:t>
      </w:r>
      <w:r w:rsidR="00B804EB" w:rsidRPr="00B12D09">
        <w:t xml:space="preserve"> the percentage of sur</w:t>
      </w:r>
      <w:r w:rsidR="00151F02" w:rsidRPr="00B12D09">
        <w:t>vival  of cells in the 1</w:t>
      </w:r>
      <w:r w:rsidR="00151F02" w:rsidRPr="00B12D09">
        <w:rPr>
          <w:vertAlign w:val="superscript"/>
        </w:rPr>
        <w:t>st</w:t>
      </w:r>
      <w:r w:rsidR="00151F02" w:rsidRPr="00B12D09">
        <w:t xml:space="preserve"> , 2</w:t>
      </w:r>
      <w:r w:rsidR="00151F02" w:rsidRPr="00B12D09">
        <w:rPr>
          <w:vertAlign w:val="superscript"/>
        </w:rPr>
        <w:t>nd</w:t>
      </w:r>
      <w:r w:rsidR="00151F02" w:rsidRPr="00B12D09">
        <w:t xml:space="preserve"> and 4</w:t>
      </w:r>
      <w:r w:rsidR="00151F02" w:rsidRPr="00B12D09">
        <w:rPr>
          <w:vertAlign w:val="superscript"/>
        </w:rPr>
        <w:t>th</w:t>
      </w:r>
      <w:r w:rsidR="00151F02" w:rsidRPr="00B12D09">
        <w:t xml:space="preserve"> of gamma rays it was decreasing.</w:t>
      </w:r>
      <w:r w:rsidR="00B12D09">
        <w:t xml:space="preserve"> </w:t>
      </w:r>
      <w:r w:rsidR="00151F02" w:rsidRPr="00B12D09">
        <w:t xml:space="preserve">The standard errors were </w:t>
      </w:r>
      <w:r w:rsidR="00B12D09" w:rsidRPr="00B12D09">
        <w:t>calculated</w:t>
      </w:r>
      <w:r w:rsidR="00151F02" w:rsidRPr="00B12D09">
        <w:t xml:space="preserve"> in each and every dose. </w:t>
      </w:r>
    </w:p>
    <w:p w:rsidR="00AC611C" w:rsidRPr="00B12D09" w:rsidRDefault="00AC611C" w:rsidP="003A4483">
      <w:pPr>
        <w:jc w:val="both"/>
      </w:pPr>
      <w:r w:rsidRPr="00B12D09">
        <w:t xml:space="preserve">          </w:t>
      </w:r>
    </w:p>
    <w:p w:rsidR="00AC611C" w:rsidRDefault="00AC611C" w:rsidP="003A4483">
      <w:pPr>
        <w:jc w:val="both"/>
      </w:pPr>
      <w:r w:rsidRPr="00B12D09">
        <w:tab/>
      </w:r>
      <w:r w:rsidRPr="00B12D09">
        <w:tab/>
      </w:r>
      <w:r w:rsidRPr="00B12D09">
        <w:tab/>
      </w:r>
      <w:r w:rsidRPr="00B12D09">
        <w:tab/>
      </w:r>
      <w:r w:rsidRPr="00B12D09">
        <w:tab/>
      </w:r>
      <w:r w:rsidRPr="00B12D09">
        <w:tab/>
      </w:r>
      <w:r w:rsidRPr="00B12D09">
        <w:tab/>
      </w:r>
      <w:r w:rsidRPr="00B12D09">
        <w:tab/>
      </w:r>
      <w:r>
        <w:tab/>
      </w:r>
      <w:r>
        <w:tab/>
      </w:r>
      <w:r>
        <w:tab/>
      </w:r>
      <w:r>
        <w:tab/>
      </w:r>
      <w:r>
        <w:tab/>
      </w:r>
    </w:p>
    <w:p w:rsidR="00AC611C" w:rsidRDefault="00AC611C" w:rsidP="003A4483">
      <w:pPr>
        <w:jc w:val="both"/>
      </w:pPr>
    </w:p>
    <w:p w:rsidR="00151F02" w:rsidRDefault="00151F02" w:rsidP="003A4483">
      <w:pPr>
        <w:jc w:val="both"/>
      </w:pPr>
    </w:p>
    <w:p w:rsidR="00151F02" w:rsidRDefault="00151F02" w:rsidP="003A4483">
      <w:pPr>
        <w:jc w:val="both"/>
      </w:pPr>
    </w:p>
    <w:p w:rsidR="00151F02" w:rsidRDefault="00AC611C" w:rsidP="003A4483">
      <w:pPr>
        <w:jc w:val="both"/>
      </w:pPr>
      <w:r>
        <w:rPr>
          <w:noProof/>
          <w:lang w:val="en-US" w:eastAsia="en-US"/>
        </w:rPr>
        <w:lastRenderedPageBreak/>
        <w:drawing>
          <wp:inline distT="0" distB="0" distL="0" distR="0">
            <wp:extent cx="6210935" cy="4716575"/>
            <wp:effectExtent l="19050" t="0" r="0" b="0"/>
            <wp:docPr id="5" name="Picture 4" descr="http://www.biomedcentral.com/content/figures/1471-2121-4-16-6-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biomedcentral.com/content/figures/1471-2121-4-16-6-l.jpg"/>
                    <pic:cNvPicPr>
                      <a:picLocks noChangeAspect="1" noChangeArrowheads="1"/>
                    </pic:cNvPicPr>
                  </pic:nvPicPr>
                  <pic:blipFill>
                    <a:blip r:embed="rId10" cstate="print"/>
                    <a:srcRect/>
                    <a:stretch>
                      <a:fillRect/>
                    </a:stretch>
                  </pic:blipFill>
                  <pic:spPr bwMode="auto">
                    <a:xfrm>
                      <a:off x="0" y="0"/>
                      <a:ext cx="6210935" cy="4716575"/>
                    </a:xfrm>
                    <a:prstGeom prst="rect">
                      <a:avLst/>
                    </a:prstGeom>
                    <a:noFill/>
                    <a:ln w="9525">
                      <a:noFill/>
                      <a:miter lim="800000"/>
                      <a:headEnd/>
                      <a:tailEnd/>
                    </a:ln>
                  </pic:spPr>
                </pic:pic>
              </a:graphicData>
            </a:graphic>
          </wp:inline>
        </w:drawing>
      </w:r>
    </w:p>
    <w:p w:rsidR="00EA3A27" w:rsidRPr="00AC611C" w:rsidRDefault="00B1787E" w:rsidP="003A4483">
      <w:pPr>
        <w:jc w:val="both"/>
      </w:pPr>
      <w:r>
        <w:t>Observations:</w:t>
      </w:r>
    </w:p>
    <w:p w:rsidR="00AC611C" w:rsidRDefault="00B1787E" w:rsidP="003A4483">
      <w:pPr>
        <w:jc w:val="both"/>
      </w:pPr>
      <w:r>
        <w:t xml:space="preserve"> </w:t>
      </w:r>
    </w:p>
    <w:p w:rsidR="00B1787E" w:rsidRDefault="00B1787E" w:rsidP="003A4483">
      <w:pPr>
        <w:jc w:val="both"/>
      </w:pPr>
      <w:r>
        <w:t xml:space="preserve">During explaining the procedure , performance of this assay it has notified that the </w:t>
      </w:r>
      <w:proofErr w:type="spellStart"/>
      <w:r>
        <w:t>clonogenic</w:t>
      </w:r>
      <w:proofErr w:type="spellEnd"/>
      <w:r>
        <w:t xml:space="preserve"> assay is very specific , accurate for this screening therapeutic radiation or therapeutic drugs in cancer </w:t>
      </w:r>
      <w:proofErr w:type="spellStart"/>
      <w:r>
        <w:t>cells.Due</w:t>
      </w:r>
      <w:proofErr w:type="spellEnd"/>
      <w:r>
        <w:t xml:space="preserve"> to the lengthy </w:t>
      </w:r>
      <w:r w:rsidR="00416ED9">
        <w:t>procedure and incubation period. This assay is quite expensive and reliable for the mankind.</w:t>
      </w:r>
    </w:p>
    <w:p w:rsidR="00AC611C" w:rsidRDefault="00AC611C" w:rsidP="003A4483">
      <w:pPr>
        <w:jc w:val="both"/>
      </w:pPr>
    </w:p>
    <w:p w:rsidR="00AC611C" w:rsidRDefault="00AC611C" w:rsidP="003A4483">
      <w:pPr>
        <w:jc w:val="both"/>
      </w:pPr>
    </w:p>
    <w:p w:rsidR="00AC611C" w:rsidRDefault="00AC611C" w:rsidP="003A4483">
      <w:pPr>
        <w:jc w:val="both"/>
      </w:pPr>
    </w:p>
    <w:p w:rsidR="00AC611C" w:rsidRDefault="00AC611C" w:rsidP="003A4483">
      <w:pPr>
        <w:jc w:val="both"/>
      </w:pPr>
    </w:p>
    <w:p w:rsidR="00AC611C" w:rsidRDefault="00AC611C" w:rsidP="003A4483">
      <w:pPr>
        <w:jc w:val="both"/>
      </w:pPr>
    </w:p>
    <w:p w:rsidR="00AC611C" w:rsidRDefault="00AC611C" w:rsidP="003A4483">
      <w:pPr>
        <w:jc w:val="both"/>
      </w:pPr>
    </w:p>
    <w:p w:rsidR="00AC611C" w:rsidRDefault="00AC611C" w:rsidP="003A4483">
      <w:pPr>
        <w:jc w:val="both"/>
      </w:pPr>
    </w:p>
    <w:p w:rsidR="00AC611C" w:rsidRDefault="00AC611C" w:rsidP="003A4483">
      <w:pPr>
        <w:jc w:val="both"/>
      </w:pPr>
    </w:p>
    <w:p w:rsidR="00AC611C" w:rsidRDefault="00AC611C" w:rsidP="003A4483">
      <w:pPr>
        <w:jc w:val="both"/>
      </w:pPr>
    </w:p>
    <w:p w:rsidR="00AC611C" w:rsidRDefault="00AC611C" w:rsidP="003A4483">
      <w:pPr>
        <w:jc w:val="both"/>
      </w:pPr>
    </w:p>
    <w:p w:rsidR="00AC611C" w:rsidRDefault="00AC611C" w:rsidP="003A4483">
      <w:pPr>
        <w:jc w:val="both"/>
      </w:pPr>
    </w:p>
    <w:p w:rsidR="00AC611C" w:rsidRDefault="00AC611C" w:rsidP="003A4483">
      <w:pPr>
        <w:jc w:val="both"/>
      </w:pPr>
    </w:p>
    <w:p w:rsidR="00AC611C" w:rsidRDefault="00AC611C" w:rsidP="003A4483">
      <w:pPr>
        <w:jc w:val="both"/>
      </w:pPr>
    </w:p>
    <w:p w:rsidR="00151F02" w:rsidRDefault="00151F02" w:rsidP="003A4483">
      <w:pPr>
        <w:jc w:val="both"/>
      </w:pPr>
    </w:p>
    <w:p w:rsidR="006850B0" w:rsidRDefault="00AA684B" w:rsidP="003A4483">
      <w:pPr>
        <w:tabs>
          <w:tab w:val="left" w:pos="5955"/>
        </w:tabs>
        <w:jc w:val="both"/>
      </w:pPr>
      <w:r>
        <w:tab/>
      </w:r>
    </w:p>
    <w:p w:rsidR="008B4636" w:rsidRDefault="008B4636" w:rsidP="003A4483">
      <w:pPr>
        <w:tabs>
          <w:tab w:val="left" w:pos="5955"/>
        </w:tabs>
        <w:jc w:val="both"/>
      </w:pPr>
    </w:p>
    <w:p w:rsidR="008B4636" w:rsidRDefault="008B4636" w:rsidP="003A4483">
      <w:pPr>
        <w:tabs>
          <w:tab w:val="left" w:pos="5955"/>
        </w:tabs>
        <w:jc w:val="both"/>
      </w:pPr>
    </w:p>
    <w:p w:rsidR="00416ED9" w:rsidRDefault="00416ED9" w:rsidP="003A4483">
      <w:pPr>
        <w:tabs>
          <w:tab w:val="left" w:pos="5955"/>
        </w:tabs>
        <w:jc w:val="both"/>
      </w:pPr>
    </w:p>
    <w:p w:rsidR="00BD6031" w:rsidRPr="00B12D09" w:rsidRDefault="00416ED9" w:rsidP="003A4483">
      <w:pPr>
        <w:tabs>
          <w:tab w:val="left" w:pos="5955"/>
        </w:tabs>
        <w:jc w:val="both"/>
        <w:rPr>
          <w:color w:val="7030A0"/>
        </w:rPr>
      </w:pPr>
      <w:r w:rsidRPr="00B12D09">
        <w:rPr>
          <w:color w:val="7030A0"/>
        </w:rPr>
        <w:t xml:space="preserve">   II.       COMMET ASSAY:</w:t>
      </w:r>
    </w:p>
    <w:p w:rsidR="00BD6031" w:rsidRDefault="00BD6031" w:rsidP="003A4483">
      <w:pPr>
        <w:tabs>
          <w:tab w:val="left" w:pos="5955"/>
        </w:tabs>
        <w:ind w:left="142" w:hanging="142"/>
        <w:jc w:val="both"/>
      </w:pPr>
    </w:p>
    <w:p w:rsidR="008B4636" w:rsidRDefault="00F03487" w:rsidP="003A4483">
      <w:pPr>
        <w:tabs>
          <w:tab w:val="left" w:pos="5955"/>
        </w:tabs>
        <w:jc w:val="both"/>
      </w:pPr>
      <w:proofErr w:type="spellStart"/>
      <w:r>
        <w:t>Commet</w:t>
      </w:r>
      <w:proofErr w:type="spellEnd"/>
      <w:r>
        <w:t xml:space="preserve"> assay is the simple and rapid</w:t>
      </w:r>
      <w:r w:rsidR="00B821BF">
        <w:t xml:space="preserve"> assay for the detection of single strand </w:t>
      </w:r>
      <w:r>
        <w:t xml:space="preserve"> breaks </w:t>
      </w:r>
      <w:r w:rsidR="00B821BF">
        <w:t>DNA base pairs in each individua</w:t>
      </w:r>
      <w:r>
        <w:t>l eukar</w:t>
      </w:r>
      <w:r w:rsidR="00B821BF">
        <w:t>yotic cells.</w:t>
      </w:r>
      <w:r>
        <w:t xml:space="preserve"> It can be quantify  by using simple biochemical technique of electrophoresis, even it refers as Single cell gel electrophoresis, we can estimate the visualisation of DNA damage in eukaryotes.</w:t>
      </w:r>
    </w:p>
    <w:p w:rsidR="007115D6" w:rsidRDefault="007115D6" w:rsidP="003A4483">
      <w:pPr>
        <w:tabs>
          <w:tab w:val="left" w:pos="5955"/>
        </w:tabs>
        <w:jc w:val="both"/>
      </w:pPr>
    </w:p>
    <w:p w:rsidR="003A4483" w:rsidRDefault="007115D6" w:rsidP="003A4483">
      <w:pPr>
        <w:tabs>
          <w:tab w:val="left" w:pos="5955"/>
        </w:tabs>
        <w:ind w:left="5955" w:hanging="5955"/>
        <w:jc w:val="both"/>
      </w:pPr>
      <w:r>
        <w:t xml:space="preserve">This assay is developed by </w:t>
      </w:r>
      <w:proofErr w:type="spellStart"/>
      <w:r>
        <w:t>sweedish</w:t>
      </w:r>
      <w:proofErr w:type="spellEnd"/>
      <w:r>
        <w:t xml:space="preserve"> scientist called </w:t>
      </w:r>
      <w:proofErr w:type="spellStart"/>
      <w:r>
        <w:t>ostiling</w:t>
      </w:r>
      <w:proofErr w:type="spellEnd"/>
      <w:r>
        <w:t xml:space="preserve"> and </w:t>
      </w:r>
      <w:proofErr w:type="spellStart"/>
      <w:r>
        <w:t>johason</w:t>
      </w:r>
      <w:proofErr w:type="spellEnd"/>
      <w:r>
        <w:t xml:space="preserve"> in 1984, la</w:t>
      </w:r>
      <w:r w:rsidR="003A4483">
        <w:t>ter 1988</w:t>
      </w:r>
    </w:p>
    <w:p w:rsidR="007115D6" w:rsidRDefault="007115D6" w:rsidP="003A4483">
      <w:pPr>
        <w:tabs>
          <w:tab w:val="left" w:pos="5955"/>
        </w:tabs>
        <w:ind w:left="5955" w:hanging="5955"/>
        <w:jc w:val="both"/>
      </w:pPr>
      <w:r>
        <w:t>it has modified</w:t>
      </w:r>
      <w:r w:rsidR="003A4483">
        <w:t xml:space="preserve"> b</w:t>
      </w:r>
      <w:r>
        <w:t xml:space="preserve">y </w:t>
      </w:r>
      <w:proofErr w:type="spellStart"/>
      <w:r>
        <w:t>singh</w:t>
      </w:r>
      <w:proofErr w:type="spellEnd"/>
      <w:r>
        <w:t xml:space="preserve"> using alkaline agents.</w:t>
      </w:r>
    </w:p>
    <w:p w:rsidR="00F03487" w:rsidRDefault="00F03487" w:rsidP="003A4483">
      <w:pPr>
        <w:tabs>
          <w:tab w:val="left" w:pos="5955"/>
        </w:tabs>
        <w:jc w:val="both"/>
      </w:pPr>
    </w:p>
    <w:p w:rsidR="00F03487" w:rsidRDefault="00DF7DBE" w:rsidP="003A4483">
      <w:pPr>
        <w:tabs>
          <w:tab w:val="left" w:pos="5955"/>
        </w:tabs>
        <w:jc w:val="both"/>
      </w:pPr>
      <w:r>
        <w:t xml:space="preserve">This assay can be used for the detection of genotoxicity and estimated chemoprevention. It can be used for the quantifying of </w:t>
      </w:r>
      <w:r w:rsidR="004B0F8E">
        <w:t xml:space="preserve">single </w:t>
      </w:r>
      <w:proofErr w:type="spellStart"/>
      <w:r w:rsidR="004B0F8E">
        <w:t>strand,double</w:t>
      </w:r>
      <w:proofErr w:type="spellEnd"/>
      <w:r w:rsidR="004B0F8E">
        <w:t xml:space="preserve"> </w:t>
      </w:r>
      <w:proofErr w:type="spellStart"/>
      <w:r w:rsidR="004B0F8E">
        <w:t>strand,oxidative</w:t>
      </w:r>
      <w:proofErr w:type="spellEnd"/>
      <w:r w:rsidR="004B0F8E">
        <w:t xml:space="preserve"> base </w:t>
      </w:r>
      <w:proofErr w:type="spellStart"/>
      <w:r w:rsidR="004B0F8E">
        <w:t>damage,DNA</w:t>
      </w:r>
      <w:proofErr w:type="spellEnd"/>
      <w:r w:rsidR="004B0F8E">
        <w:t xml:space="preserve"> cross linking with DNA or protein.</w:t>
      </w:r>
    </w:p>
    <w:p w:rsidR="004B0F8E" w:rsidRDefault="004B0F8E" w:rsidP="003A4483">
      <w:pPr>
        <w:tabs>
          <w:tab w:val="left" w:pos="5955"/>
        </w:tabs>
        <w:jc w:val="both"/>
      </w:pPr>
    </w:p>
    <w:p w:rsidR="004B0F8E" w:rsidRDefault="00E02339" w:rsidP="003A4483">
      <w:pPr>
        <w:tabs>
          <w:tab w:val="left" w:pos="5955"/>
        </w:tabs>
        <w:jc w:val="both"/>
      </w:pPr>
      <w:r>
        <w:t>Figure: 2.1</w:t>
      </w:r>
    </w:p>
    <w:p w:rsidR="004B0F8E" w:rsidRDefault="004B0F8E" w:rsidP="003A4483">
      <w:pPr>
        <w:tabs>
          <w:tab w:val="left" w:pos="5955"/>
        </w:tabs>
        <w:jc w:val="both"/>
      </w:pPr>
    </w:p>
    <w:p w:rsidR="004B0F8E" w:rsidRDefault="004B0F8E" w:rsidP="003A4483">
      <w:pPr>
        <w:tabs>
          <w:tab w:val="left" w:pos="5955"/>
        </w:tabs>
        <w:jc w:val="both"/>
      </w:pPr>
      <w:r>
        <w:t xml:space="preserve">                          </w:t>
      </w:r>
      <w:r>
        <w:rPr>
          <w:noProof/>
          <w:lang w:val="en-US" w:eastAsia="en-US"/>
        </w:rPr>
        <w:drawing>
          <wp:inline distT="0" distB="0" distL="0" distR="0">
            <wp:extent cx="3810000" cy="2952750"/>
            <wp:effectExtent l="19050" t="0" r="0" b="0"/>
            <wp:docPr id="1" name="Picture 1" descr="Comet-ass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et-assay"/>
                    <pic:cNvPicPr>
                      <a:picLocks noChangeAspect="1" noChangeArrowheads="1"/>
                    </pic:cNvPicPr>
                  </pic:nvPicPr>
                  <pic:blipFill>
                    <a:blip r:embed="rId11" cstate="print"/>
                    <a:srcRect/>
                    <a:stretch>
                      <a:fillRect/>
                    </a:stretch>
                  </pic:blipFill>
                  <pic:spPr bwMode="auto">
                    <a:xfrm>
                      <a:off x="0" y="0"/>
                      <a:ext cx="3810000" cy="2952750"/>
                    </a:xfrm>
                    <a:prstGeom prst="rect">
                      <a:avLst/>
                    </a:prstGeom>
                    <a:noFill/>
                    <a:ln w="9525">
                      <a:noFill/>
                      <a:miter lim="800000"/>
                      <a:headEnd/>
                      <a:tailEnd/>
                    </a:ln>
                  </pic:spPr>
                </pic:pic>
              </a:graphicData>
            </a:graphic>
          </wp:inline>
        </w:drawing>
      </w:r>
    </w:p>
    <w:p w:rsidR="004B0F8E" w:rsidRDefault="004B0F8E" w:rsidP="003A4483">
      <w:pPr>
        <w:tabs>
          <w:tab w:val="left" w:pos="5955"/>
        </w:tabs>
        <w:jc w:val="both"/>
      </w:pPr>
    </w:p>
    <w:p w:rsidR="004B0F8E" w:rsidRDefault="004B0F8E" w:rsidP="003A4483">
      <w:pPr>
        <w:tabs>
          <w:tab w:val="left" w:pos="5955"/>
        </w:tabs>
        <w:jc w:val="both"/>
      </w:pPr>
      <w:r>
        <w:t xml:space="preserve">                        General </w:t>
      </w:r>
      <w:r w:rsidR="00167DB9">
        <w:t xml:space="preserve"> Overview of Com</w:t>
      </w:r>
      <w:r>
        <w:t xml:space="preserve">et assay.      </w:t>
      </w:r>
      <w:r w:rsidR="00BA7BCE">
        <w:t xml:space="preserve">               </w:t>
      </w:r>
      <w:r>
        <w:t xml:space="preserve"> Ref: </w:t>
      </w:r>
      <w:hyperlink r:id="rId12" w:history="1">
        <w:r w:rsidRPr="0034281C">
          <w:rPr>
            <w:rStyle w:val="Hyperlink"/>
          </w:rPr>
          <w:t>www.sigmaaldrich.com</w:t>
        </w:r>
      </w:hyperlink>
    </w:p>
    <w:p w:rsidR="00021F80" w:rsidRDefault="00021F80" w:rsidP="003A4483">
      <w:pPr>
        <w:tabs>
          <w:tab w:val="left" w:pos="5955"/>
        </w:tabs>
        <w:jc w:val="both"/>
      </w:pPr>
    </w:p>
    <w:p w:rsidR="00021F80" w:rsidRDefault="007C78DB" w:rsidP="003A4483">
      <w:pPr>
        <w:tabs>
          <w:tab w:val="left" w:pos="5955"/>
        </w:tabs>
      </w:pPr>
      <w:r>
        <w:t>Com</w:t>
      </w:r>
      <w:r w:rsidR="00021F80">
        <w:t xml:space="preserve">et assay have several steps involved in the procedure like </w:t>
      </w:r>
      <w:r w:rsidR="00BA7BCE">
        <w:t>Slide preparation, electrophoresis</w:t>
      </w:r>
      <w:r w:rsidR="00021F80">
        <w:t>,</w:t>
      </w:r>
      <w:r>
        <w:t xml:space="preserve">  neutralisation, DNA staining and visualisation, last is evaluation and interpretation.</w:t>
      </w:r>
    </w:p>
    <w:p w:rsidR="004B0F8E" w:rsidRDefault="004B0F8E" w:rsidP="003A4483">
      <w:pPr>
        <w:tabs>
          <w:tab w:val="left" w:pos="5955"/>
        </w:tabs>
      </w:pPr>
    </w:p>
    <w:p w:rsidR="004B0F8E" w:rsidRDefault="004B0F8E" w:rsidP="003A4483">
      <w:pPr>
        <w:tabs>
          <w:tab w:val="left" w:pos="5955"/>
        </w:tabs>
      </w:pPr>
      <w:r>
        <w:t>The above image is showing the brief descript</w:t>
      </w:r>
      <w:r w:rsidR="007C78DB">
        <w:t>ion about Com</w:t>
      </w:r>
      <w:r>
        <w:t xml:space="preserve">et assay  which damaged  DNA (sculptured with natural agents like UV ,gamma irradiation) it can be </w:t>
      </w:r>
      <w:r w:rsidR="001A6673">
        <w:t>induced in living cells from blood or tissue</w:t>
      </w:r>
      <w:r w:rsidR="006C6703">
        <w:t xml:space="preserve">. These cells are extracted from the living organisms like mouse </w:t>
      </w:r>
      <w:r w:rsidR="00BA7BCE">
        <w:t>which</w:t>
      </w:r>
      <w:r w:rsidR="006C6703">
        <w:t xml:space="preserve"> are induced with UV,</w:t>
      </w:r>
      <w:r w:rsidR="007C78DB">
        <w:t xml:space="preserve"> </w:t>
      </w:r>
      <w:r w:rsidR="006C6703">
        <w:t>irradiation rays ,etc...</w:t>
      </w:r>
    </w:p>
    <w:p w:rsidR="006C6703" w:rsidRDefault="006C6703" w:rsidP="003A4483">
      <w:pPr>
        <w:tabs>
          <w:tab w:val="left" w:pos="5955"/>
        </w:tabs>
      </w:pPr>
    </w:p>
    <w:p w:rsidR="0053078C" w:rsidRDefault="006C6703" w:rsidP="003A4483">
      <w:pPr>
        <w:tabs>
          <w:tab w:val="left" w:pos="5955"/>
        </w:tabs>
      </w:pPr>
      <w:r>
        <w:t xml:space="preserve">The further procedure if this experiment is </w:t>
      </w:r>
      <w:proofErr w:type="spellStart"/>
      <w:r>
        <w:t>embededment</w:t>
      </w:r>
      <w:proofErr w:type="spellEnd"/>
      <w:r>
        <w:t xml:space="preserve"> of single cells on agarose coated slide . these lysed cells separated on electrophoresis , which is in </w:t>
      </w:r>
      <w:r w:rsidR="00BA7BCE">
        <w:t>fluorescent</w:t>
      </w:r>
      <w:r>
        <w:t xml:space="preserve"> staining of DNA separated from head of the DNA , it</w:t>
      </w:r>
      <w:r w:rsidR="00021F80">
        <w:t xml:space="preserve"> generates tail like structures.</w:t>
      </w:r>
      <w:r w:rsidR="0053078C">
        <w:t xml:space="preserve"> It has clearly showed in below image..</w:t>
      </w:r>
    </w:p>
    <w:p w:rsidR="0053078C" w:rsidRDefault="0053078C" w:rsidP="003A4483">
      <w:pPr>
        <w:tabs>
          <w:tab w:val="left" w:pos="5955"/>
        </w:tabs>
        <w:jc w:val="both"/>
        <w:rPr>
          <w:noProof/>
        </w:rPr>
      </w:pPr>
      <w:r>
        <w:rPr>
          <w:noProof/>
        </w:rPr>
        <w:lastRenderedPageBreak/>
        <w:t>Fig:2.3</w:t>
      </w:r>
    </w:p>
    <w:p w:rsidR="0053078C" w:rsidRDefault="0053078C" w:rsidP="003A4483">
      <w:pPr>
        <w:tabs>
          <w:tab w:val="left" w:pos="5955"/>
        </w:tabs>
        <w:jc w:val="both"/>
        <w:rPr>
          <w:noProof/>
        </w:rPr>
      </w:pPr>
      <w:r>
        <w:rPr>
          <w:noProof/>
        </w:rPr>
        <w:t xml:space="preserve">                  </w:t>
      </w:r>
      <w:r w:rsidR="00B12D09">
        <w:rPr>
          <w:noProof/>
        </w:rPr>
        <w:t xml:space="preserve">                            </w:t>
      </w:r>
      <w:r>
        <w:rPr>
          <w:noProof/>
        </w:rPr>
        <w:t xml:space="preserve">    </w:t>
      </w:r>
    </w:p>
    <w:p w:rsidR="0053078C" w:rsidRDefault="0053078C" w:rsidP="003A4483">
      <w:pPr>
        <w:tabs>
          <w:tab w:val="left" w:pos="5955"/>
        </w:tabs>
        <w:jc w:val="both"/>
        <w:rPr>
          <w:noProof/>
        </w:rPr>
      </w:pPr>
      <w:r>
        <w:rPr>
          <w:noProof/>
        </w:rPr>
        <w:t xml:space="preserve">                                                  </w:t>
      </w:r>
      <w:r w:rsidRPr="0053078C">
        <w:rPr>
          <w:noProof/>
          <w:lang w:val="en-US" w:eastAsia="en-US"/>
        </w:rPr>
        <w:drawing>
          <wp:inline distT="0" distB="0" distL="0" distR="0">
            <wp:extent cx="2428875" cy="2066925"/>
            <wp:effectExtent l="19050" t="0" r="9525" b="0"/>
            <wp:docPr id="8" name="Picture 7" descr="http://t0.gstatic.com/images?q=tbn:ANd9GcTSq1NBslTS2WW1l79pujamEudt4d5V1vyn3r0j3WzGFJ-Oba8&amp;t=1&amp;usg=__T7fE96jdzNy-l2Tia4FMFmADu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t0.gstatic.com/images?q=tbn:ANd9GcTSq1NBslTS2WW1l79pujamEudt4d5V1vyn3r0j3WzGFJ-Oba8&amp;t=1&amp;usg=__T7fE96jdzNy-l2Tia4FMFmADuWo="/>
                    <pic:cNvPicPr>
                      <a:picLocks noChangeAspect="1" noChangeArrowheads="1"/>
                    </pic:cNvPicPr>
                  </pic:nvPicPr>
                  <pic:blipFill>
                    <a:blip r:embed="rId13" cstate="print"/>
                    <a:srcRect/>
                    <a:stretch>
                      <a:fillRect/>
                    </a:stretch>
                  </pic:blipFill>
                  <pic:spPr bwMode="auto">
                    <a:xfrm>
                      <a:off x="0" y="0"/>
                      <a:ext cx="2428875" cy="2066925"/>
                    </a:xfrm>
                    <a:prstGeom prst="rect">
                      <a:avLst/>
                    </a:prstGeom>
                    <a:noFill/>
                    <a:ln w="9525">
                      <a:noFill/>
                      <a:miter lim="800000"/>
                      <a:headEnd/>
                      <a:tailEnd/>
                    </a:ln>
                  </pic:spPr>
                </pic:pic>
              </a:graphicData>
            </a:graphic>
          </wp:inline>
        </w:drawing>
      </w:r>
    </w:p>
    <w:p w:rsidR="0053078C" w:rsidRDefault="003F2719" w:rsidP="003A4483">
      <w:pPr>
        <w:tabs>
          <w:tab w:val="left" w:pos="5955"/>
        </w:tabs>
        <w:jc w:val="both"/>
        <w:rPr>
          <w:noProof/>
        </w:rPr>
      </w:pPr>
      <w:r>
        <w:rPr>
          <w:noProof/>
        </w:rPr>
        <w:t>The Figure 2.3 shows tail like structures of DNA fagemnts of base pairs,which has prolonged tials of comet analysis.</w:t>
      </w:r>
    </w:p>
    <w:p w:rsidR="0053078C" w:rsidRDefault="0053078C" w:rsidP="003A4483">
      <w:pPr>
        <w:tabs>
          <w:tab w:val="left" w:pos="5955"/>
        </w:tabs>
        <w:jc w:val="both"/>
        <w:rPr>
          <w:noProof/>
        </w:rPr>
      </w:pPr>
    </w:p>
    <w:p w:rsidR="0053078C" w:rsidRDefault="0053078C" w:rsidP="003A4483">
      <w:pPr>
        <w:tabs>
          <w:tab w:val="left" w:pos="5955"/>
        </w:tabs>
        <w:jc w:val="both"/>
      </w:pPr>
    </w:p>
    <w:p w:rsidR="00996F98" w:rsidRDefault="00177CF7" w:rsidP="003A4483">
      <w:pPr>
        <w:tabs>
          <w:tab w:val="left" w:pos="5955"/>
        </w:tabs>
        <w:jc w:val="both"/>
      </w:pPr>
      <w:r>
        <w:t xml:space="preserve">The </w:t>
      </w:r>
      <w:r w:rsidR="00B12D09">
        <w:t xml:space="preserve"> </w:t>
      </w:r>
      <w:r w:rsidR="001D56A6">
        <w:t xml:space="preserve"> earlier version of </w:t>
      </w:r>
      <w:r>
        <w:t>comet assay is a</w:t>
      </w:r>
      <w:r w:rsidR="001D56A6">
        <w:t xml:space="preserve">lkaline comet assay </w:t>
      </w:r>
      <w:proofErr w:type="spellStart"/>
      <w:r w:rsidR="001D56A6">
        <w:t>whch</w:t>
      </w:r>
      <w:proofErr w:type="spellEnd"/>
      <w:r w:rsidR="001D56A6">
        <w:t xml:space="preserve"> have a capability of  quantify</w:t>
      </w:r>
      <w:r w:rsidR="00430AB9">
        <w:t xml:space="preserve"> of mixture of d</w:t>
      </w:r>
      <w:r w:rsidR="001D56A6">
        <w:t xml:space="preserve"> strand </w:t>
      </w:r>
      <w:r w:rsidR="00430AB9">
        <w:t xml:space="preserve">and damage DNA, </w:t>
      </w:r>
      <w:r w:rsidR="001D56A6">
        <w:t xml:space="preserve"> </w:t>
      </w:r>
      <w:r w:rsidR="00430AB9">
        <w:t xml:space="preserve">It is </w:t>
      </w:r>
      <w:r>
        <w:t xml:space="preserve">lengthy procedure to  incubation, preparation of </w:t>
      </w:r>
      <w:proofErr w:type="spellStart"/>
      <w:r>
        <w:t>slids</w:t>
      </w:r>
      <w:proofErr w:type="spellEnd"/>
      <w:r>
        <w:t>, d</w:t>
      </w:r>
      <w:r w:rsidR="00430AB9">
        <w:t>enaturation of cells like lysis etc....</w:t>
      </w:r>
    </w:p>
    <w:p w:rsidR="00996F98" w:rsidRDefault="00996F98" w:rsidP="003A4483">
      <w:pPr>
        <w:tabs>
          <w:tab w:val="left" w:pos="5955"/>
        </w:tabs>
        <w:jc w:val="both"/>
      </w:pPr>
    </w:p>
    <w:p w:rsidR="00996F98" w:rsidRDefault="00B12D09" w:rsidP="003A4483">
      <w:pPr>
        <w:tabs>
          <w:tab w:val="left" w:pos="5955"/>
        </w:tabs>
        <w:jc w:val="both"/>
      </w:pPr>
      <w:r>
        <w:t xml:space="preserve">  </w:t>
      </w:r>
    </w:p>
    <w:p w:rsidR="00E02339" w:rsidRDefault="00B12D09" w:rsidP="003A4483">
      <w:pPr>
        <w:tabs>
          <w:tab w:val="left" w:pos="5955"/>
        </w:tabs>
        <w:jc w:val="both"/>
      </w:pPr>
      <w:r w:rsidRPr="00996F98">
        <w:rPr>
          <w:noProof/>
          <w:lang w:val="en-US" w:eastAsia="en-US"/>
        </w:rPr>
        <w:drawing>
          <wp:inline distT="0" distB="0" distL="0" distR="0">
            <wp:extent cx="3619500" cy="3019425"/>
            <wp:effectExtent l="19050" t="0" r="0" b="0"/>
            <wp:docPr id="9" name="Picture 4" descr="http://t1.gstatic.com/images?q=tbn:ANd9GcTxdDgOgBzwEJFj3K7uJhaVtqe0X7SY9WuZBX24QlB8K9uegtE&amp;t=1&amp;usg=__LygxhW9ijmnSzNbg6Lsil-cM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t1.gstatic.com/images?q=tbn:ANd9GcTxdDgOgBzwEJFj3K7uJhaVtqe0X7SY9WuZBX24QlB8K9uegtE&amp;t=1&amp;usg=__LygxhW9ijmnSzNbg6Lsil-cMB08="/>
                    <pic:cNvPicPr>
                      <a:picLocks noChangeAspect="1" noChangeArrowheads="1"/>
                    </pic:cNvPicPr>
                  </pic:nvPicPr>
                  <pic:blipFill>
                    <a:blip r:embed="rId14" cstate="print"/>
                    <a:srcRect/>
                    <a:stretch>
                      <a:fillRect/>
                    </a:stretch>
                  </pic:blipFill>
                  <pic:spPr bwMode="auto">
                    <a:xfrm>
                      <a:off x="0" y="0"/>
                      <a:ext cx="3619500" cy="3019425"/>
                    </a:xfrm>
                    <a:prstGeom prst="rect">
                      <a:avLst/>
                    </a:prstGeom>
                    <a:noFill/>
                    <a:ln w="9525">
                      <a:noFill/>
                      <a:miter lim="800000"/>
                      <a:headEnd/>
                      <a:tailEnd/>
                    </a:ln>
                  </pic:spPr>
                </pic:pic>
              </a:graphicData>
            </a:graphic>
          </wp:inline>
        </w:drawing>
      </w:r>
    </w:p>
    <w:p w:rsidR="00E02339" w:rsidRPr="00B12D09" w:rsidRDefault="00E02339" w:rsidP="003A4483">
      <w:pPr>
        <w:tabs>
          <w:tab w:val="left" w:pos="5955"/>
        </w:tabs>
        <w:jc w:val="both"/>
        <w:rPr>
          <w:color w:val="FF0000"/>
        </w:rPr>
      </w:pPr>
      <w:r w:rsidRPr="00B12D09">
        <w:rPr>
          <w:color w:val="FF0000"/>
        </w:rPr>
        <w:t>Fig: 2.2</w:t>
      </w:r>
    </w:p>
    <w:p w:rsidR="00996F98" w:rsidRDefault="00996F98" w:rsidP="003A4483">
      <w:pPr>
        <w:tabs>
          <w:tab w:val="left" w:pos="5955"/>
        </w:tabs>
        <w:jc w:val="both"/>
        <w:rPr>
          <w:noProof/>
        </w:rPr>
      </w:pPr>
      <w:r>
        <w:rPr>
          <w:noProof/>
        </w:rPr>
        <w:t xml:space="preserve">                                         </w:t>
      </w:r>
    </w:p>
    <w:p w:rsidR="00996F98" w:rsidRDefault="00996F98" w:rsidP="003A4483">
      <w:pPr>
        <w:tabs>
          <w:tab w:val="left" w:pos="5955"/>
        </w:tabs>
        <w:jc w:val="both"/>
      </w:pPr>
    </w:p>
    <w:p w:rsidR="00B12D09" w:rsidRDefault="00E02339" w:rsidP="003A4483">
      <w:pPr>
        <w:tabs>
          <w:tab w:val="left" w:pos="5955"/>
        </w:tabs>
        <w:jc w:val="both"/>
      </w:pPr>
      <w:r>
        <w:t>Increasing the capacity and versatility of comet assay.</w:t>
      </w:r>
    </w:p>
    <w:p w:rsidR="00E02339" w:rsidRPr="00B12D09" w:rsidRDefault="00B12D09" w:rsidP="003A4483">
      <w:pPr>
        <w:tabs>
          <w:tab w:val="left" w:pos="5955"/>
        </w:tabs>
        <w:jc w:val="both"/>
        <w:rPr>
          <w:color w:val="FF0000"/>
        </w:rPr>
      </w:pPr>
      <w:r>
        <w:t xml:space="preserve">                                                                         </w:t>
      </w:r>
      <w:r w:rsidR="00E02339">
        <w:t xml:space="preserve">                     </w:t>
      </w:r>
      <w:proofErr w:type="spellStart"/>
      <w:r w:rsidR="00E02339" w:rsidRPr="00B12D09">
        <w:rPr>
          <w:color w:val="FF0000"/>
        </w:rPr>
        <w:t>Ref:www</w:t>
      </w:r>
      <w:proofErr w:type="spellEnd"/>
      <w:r w:rsidR="00E02339" w:rsidRPr="00B12D09">
        <w:rPr>
          <w:color w:val="FF0000"/>
        </w:rPr>
        <w:t>.</w:t>
      </w:r>
      <w:r>
        <w:rPr>
          <w:color w:val="FF0000"/>
        </w:rPr>
        <w:t xml:space="preserve"> </w:t>
      </w:r>
      <w:r w:rsidR="00E02339" w:rsidRPr="00B12D09">
        <w:rPr>
          <w:color w:val="FF0000"/>
        </w:rPr>
        <w:t>comics.vitamib.com</w:t>
      </w:r>
    </w:p>
    <w:p w:rsidR="00996F98" w:rsidRDefault="00996F98" w:rsidP="003A4483">
      <w:pPr>
        <w:tabs>
          <w:tab w:val="left" w:pos="5955"/>
        </w:tabs>
        <w:jc w:val="both"/>
      </w:pPr>
    </w:p>
    <w:p w:rsidR="00B12D09" w:rsidRDefault="00E02339" w:rsidP="003A4483">
      <w:pPr>
        <w:tabs>
          <w:tab w:val="left" w:pos="5955"/>
        </w:tabs>
        <w:jc w:val="both"/>
      </w:pPr>
      <w:r>
        <w:t>The</w:t>
      </w:r>
      <w:r w:rsidR="005F5AEE">
        <w:t xml:space="preserve"> image explains</w:t>
      </w:r>
      <w:r>
        <w:t xml:space="preserve"> the entire </w:t>
      </w:r>
      <w:proofErr w:type="spellStart"/>
      <w:r>
        <w:t>peoce</w:t>
      </w:r>
      <w:r w:rsidR="005F5AEE">
        <w:t>dure</w:t>
      </w:r>
      <w:proofErr w:type="spellEnd"/>
      <w:r w:rsidR="005F5AEE">
        <w:t xml:space="preserve">  with  Enzyme </w:t>
      </w:r>
      <w:proofErr w:type="spellStart"/>
      <w:r w:rsidR="005F5AEE">
        <w:t>modification,it</w:t>
      </w:r>
      <w:proofErr w:type="spellEnd"/>
      <w:r w:rsidR="005F5AEE">
        <w:t xml:space="preserve"> evaluated from living cel</w:t>
      </w:r>
      <w:r w:rsidR="00B12D09">
        <w:t>ls.</w:t>
      </w:r>
    </w:p>
    <w:p w:rsidR="00A30175" w:rsidRDefault="00A30175" w:rsidP="003A4483">
      <w:pPr>
        <w:tabs>
          <w:tab w:val="left" w:pos="5955"/>
        </w:tabs>
        <w:jc w:val="both"/>
      </w:pPr>
      <w:r>
        <w:lastRenderedPageBreak/>
        <w:t>Comet assay is have versatile specification about  collecting the data for individual cell, it have high sensitivity detect DNA damage ,needs  small amount of cell sample for detecting, use of eukaryotic cells for using specimens both in</w:t>
      </w:r>
      <w:r w:rsidR="00B12D09">
        <w:t xml:space="preserve"> </w:t>
      </w:r>
      <w:r>
        <w:t>vivo and in</w:t>
      </w:r>
      <w:r w:rsidR="00B12D09">
        <w:t xml:space="preserve"> </w:t>
      </w:r>
      <w:r>
        <w:t>vitro.</w:t>
      </w:r>
    </w:p>
    <w:p w:rsidR="005F5AEE" w:rsidRDefault="005F5AEE" w:rsidP="003A4483">
      <w:pPr>
        <w:tabs>
          <w:tab w:val="left" w:pos="5955"/>
        </w:tabs>
        <w:jc w:val="both"/>
      </w:pPr>
    </w:p>
    <w:p w:rsidR="005F5AEE" w:rsidRDefault="005F5AEE" w:rsidP="003A4483">
      <w:pPr>
        <w:tabs>
          <w:tab w:val="left" w:pos="5955"/>
        </w:tabs>
        <w:jc w:val="both"/>
      </w:pPr>
    </w:p>
    <w:p w:rsidR="00740456" w:rsidRDefault="00740456" w:rsidP="003A4483">
      <w:pPr>
        <w:tabs>
          <w:tab w:val="left" w:pos="5955"/>
        </w:tabs>
        <w:jc w:val="both"/>
      </w:pPr>
    </w:p>
    <w:p w:rsidR="008B4636" w:rsidRDefault="003F2719" w:rsidP="003A4483">
      <w:pPr>
        <w:tabs>
          <w:tab w:val="left" w:pos="5955"/>
        </w:tabs>
        <w:jc w:val="both"/>
      </w:pPr>
      <w:r w:rsidRPr="00B12D09">
        <w:rPr>
          <w:color w:val="7030A0"/>
        </w:rPr>
        <w:t>II</w:t>
      </w:r>
      <w:r w:rsidR="0073209B" w:rsidRPr="00B12D09">
        <w:rPr>
          <w:color w:val="7030A0"/>
        </w:rPr>
        <w:t>I.MICRO NUCLEUS ASSAY</w:t>
      </w:r>
      <w:r w:rsidRPr="00B12D09">
        <w:rPr>
          <w:color w:val="7030A0"/>
        </w:rPr>
        <w:t>:</w:t>
      </w:r>
    </w:p>
    <w:p w:rsidR="007D2315" w:rsidRDefault="007D2315" w:rsidP="003A4483">
      <w:pPr>
        <w:tabs>
          <w:tab w:val="left" w:pos="5955"/>
        </w:tabs>
        <w:jc w:val="both"/>
      </w:pPr>
    </w:p>
    <w:p w:rsidR="00FC0C80" w:rsidRDefault="007D2315" w:rsidP="003A4483">
      <w:pPr>
        <w:tabs>
          <w:tab w:val="left" w:pos="5955"/>
        </w:tabs>
        <w:jc w:val="both"/>
      </w:pPr>
      <w:r>
        <w:t xml:space="preserve">Micronucleus assay is </w:t>
      </w:r>
      <w:r w:rsidR="00FC0C80">
        <w:t xml:space="preserve">a screening for </w:t>
      </w:r>
      <w:r>
        <w:t xml:space="preserve"> toxic substances in the cytoplasm</w:t>
      </w:r>
      <w:r w:rsidR="00FC0C80">
        <w:t xml:space="preserve">, it is a mutagenic test for the diagnose of chemicals which initiate the formation of DNA </w:t>
      </w:r>
      <w:r w:rsidR="00D321FD">
        <w:t>fragments. These</w:t>
      </w:r>
      <w:r w:rsidR="00FC0C80">
        <w:t xml:space="preserve"> are the derived from the cytoplasm by departed chromosomes which don’t have the </w:t>
      </w:r>
      <w:proofErr w:type="spellStart"/>
      <w:r w:rsidR="00FC0C80">
        <w:t>centromers</w:t>
      </w:r>
      <w:proofErr w:type="spellEnd"/>
      <w:r w:rsidR="00FC0C80">
        <w:t xml:space="preserve"> while during the cell </w:t>
      </w:r>
      <w:r w:rsidR="005C58BD">
        <w:t>division,</w:t>
      </w:r>
      <w:r w:rsidR="00FC0C80">
        <w:t xml:space="preserve"> </w:t>
      </w:r>
      <w:r w:rsidR="00D321FD">
        <w:t>especially</w:t>
      </w:r>
      <w:r w:rsidR="00FC0C80">
        <w:t xml:space="preserve"> in </w:t>
      </w:r>
      <w:r w:rsidR="00D321FD">
        <w:t>Ana</w:t>
      </w:r>
      <w:r w:rsidR="00FC0C80">
        <w:t xml:space="preserve"> phase.</w:t>
      </w:r>
    </w:p>
    <w:p w:rsidR="00FC0C80" w:rsidRDefault="00FC0C80" w:rsidP="003A4483">
      <w:pPr>
        <w:tabs>
          <w:tab w:val="left" w:pos="5955"/>
        </w:tabs>
        <w:jc w:val="both"/>
      </w:pPr>
    </w:p>
    <w:p w:rsidR="00FC0C80" w:rsidRDefault="00FC0C80" w:rsidP="003A4483">
      <w:pPr>
        <w:tabs>
          <w:tab w:val="left" w:pos="5955"/>
        </w:tabs>
        <w:jc w:val="both"/>
      </w:pPr>
      <w:r>
        <w:t xml:space="preserve">The main aim of detecting this assay is to observe the </w:t>
      </w:r>
      <w:r w:rsidR="00D321FD">
        <w:t>chemical substances which modifies their structure and segregating the telomere of chromosome in the cell division.</w:t>
      </w:r>
    </w:p>
    <w:p w:rsidR="00270FC5" w:rsidRDefault="00270FC5" w:rsidP="003A4483">
      <w:pPr>
        <w:tabs>
          <w:tab w:val="left" w:pos="5955"/>
        </w:tabs>
        <w:jc w:val="both"/>
      </w:pPr>
    </w:p>
    <w:p w:rsidR="00270FC5" w:rsidRDefault="00270FC5" w:rsidP="003A4483">
      <w:pPr>
        <w:tabs>
          <w:tab w:val="left" w:pos="5955"/>
        </w:tabs>
        <w:jc w:val="both"/>
      </w:pPr>
      <w:r>
        <w:t>PRINCIPLE:</w:t>
      </w:r>
    </w:p>
    <w:p w:rsidR="00502CB5" w:rsidRDefault="00502CB5" w:rsidP="003A4483">
      <w:pPr>
        <w:tabs>
          <w:tab w:val="left" w:pos="5955"/>
        </w:tabs>
        <w:jc w:val="both"/>
      </w:pPr>
    </w:p>
    <w:p w:rsidR="00D321FD" w:rsidRDefault="005A7E84" w:rsidP="003A4483">
      <w:pPr>
        <w:tabs>
          <w:tab w:val="left" w:pos="5955"/>
        </w:tabs>
        <w:jc w:val="both"/>
      </w:pPr>
      <w:r>
        <w:t xml:space="preserve">the doubling of nuclei in the cytoplasm which cells are cultured in the medium with or without metabolic activities, whereas </w:t>
      </w:r>
      <w:proofErr w:type="spellStart"/>
      <w:r>
        <w:t>cyclochalasin</w:t>
      </w:r>
      <w:proofErr w:type="spellEnd"/>
      <w:r>
        <w:t xml:space="preserve">  B </w:t>
      </w:r>
      <w:proofErr w:type="spellStart"/>
      <w:r>
        <w:t>coated.,during</w:t>
      </w:r>
      <w:proofErr w:type="spellEnd"/>
      <w:r>
        <w:t xml:space="preserve"> this  damage of chromosomes or bi nuclei in the </w:t>
      </w:r>
      <w:proofErr w:type="spellStart"/>
      <w:r>
        <w:t>interpahse</w:t>
      </w:r>
      <w:proofErr w:type="spellEnd"/>
      <w:r>
        <w:t xml:space="preserve"> of cells.</w:t>
      </w:r>
    </w:p>
    <w:p w:rsidR="00B25CA5" w:rsidRDefault="00B25CA5" w:rsidP="003A4483">
      <w:pPr>
        <w:tabs>
          <w:tab w:val="left" w:pos="5955"/>
        </w:tabs>
        <w:jc w:val="both"/>
      </w:pPr>
    </w:p>
    <w:p w:rsidR="00B25CA5" w:rsidRDefault="00B25CA5" w:rsidP="003A4483">
      <w:pPr>
        <w:tabs>
          <w:tab w:val="left" w:pos="5955"/>
        </w:tabs>
        <w:jc w:val="both"/>
      </w:pPr>
    </w:p>
    <w:p w:rsidR="00B25CA5" w:rsidRDefault="00B25CA5" w:rsidP="003A4483">
      <w:pPr>
        <w:tabs>
          <w:tab w:val="left" w:pos="5955"/>
        </w:tabs>
        <w:jc w:val="both"/>
      </w:pPr>
    </w:p>
    <w:p w:rsidR="00B25CA5" w:rsidRDefault="00B25CA5" w:rsidP="003A4483">
      <w:pPr>
        <w:tabs>
          <w:tab w:val="left" w:pos="5955"/>
        </w:tabs>
        <w:jc w:val="both"/>
      </w:pPr>
    </w:p>
    <w:p w:rsidR="00B25CA5" w:rsidRDefault="00B25CA5" w:rsidP="003A4483">
      <w:pPr>
        <w:tabs>
          <w:tab w:val="left" w:pos="5955"/>
        </w:tabs>
        <w:jc w:val="both"/>
      </w:pPr>
      <w:r>
        <w:rPr>
          <w:noProof/>
          <w:lang w:val="en-US" w:eastAsia="en-US"/>
        </w:rPr>
        <w:drawing>
          <wp:inline distT="0" distB="0" distL="0" distR="0">
            <wp:extent cx="4705350" cy="3200400"/>
            <wp:effectExtent l="19050" t="0" r="0" b="0"/>
            <wp:docPr id="11" name="Picture 4" descr="http://www.crios.be/genotoxicitytests/foto_m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crios.be/genotoxicitytests/foto_mn.gif"/>
                    <pic:cNvPicPr>
                      <a:picLocks noChangeAspect="1" noChangeArrowheads="1"/>
                    </pic:cNvPicPr>
                  </pic:nvPicPr>
                  <pic:blipFill>
                    <a:blip r:embed="rId15" cstate="print"/>
                    <a:srcRect/>
                    <a:stretch>
                      <a:fillRect/>
                    </a:stretch>
                  </pic:blipFill>
                  <pic:spPr bwMode="auto">
                    <a:xfrm>
                      <a:off x="0" y="0"/>
                      <a:ext cx="4705350" cy="3200400"/>
                    </a:xfrm>
                    <a:prstGeom prst="rect">
                      <a:avLst/>
                    </a:prstGeom>
                    <a:noFill/>
                    <a:ln w="9525">
                      <a:noFill/>
                      <a:miter lim="800000"/>
                      <a:headEnd/>
                      <a:tailEnd/>
                    </a:ln>
                  </pic:spPr>
                </pic:pic>
              </a:graphicData>
            </a:graphic>
          </wp:inline>
        </w:drawing>
      </w:r>
    </w:p>
    <w:p w:rsidR="00B25CA5" w:rsidRDefault="00B25CA5" w:rsidP="003A4483">
      <w:pPr>
        <w:tabs>
          <w:tab w:val="left" w:pos="5955"/>
        </w:tabs>
        <w:jc w:val="both"/>
      </w:pPr>
    </w:p>
    <w:p w:rsidR="00B25CA5" w:rsidRDefault="00B25CA5" w:rsidP="003A4483">
      <w:pPr>
        <w:tabs>
          <w:tab w:val="left" w:pos="5955"/>
        </w:tabs>
        <w:jc w:val="both"/>
      </w:pPr>
    </w:p>
    <w:p w:rsidR="00B25CA5" w:rsidRDefault="00B25CA5" w:rsidP="003A4483">
      <w:pPr>
        <w:tabs>
          <w:tab w:val="left" w:pos="5955"/>
        </w:tabs>
        <w:jc w:val="both"/>
      </w:pPr>
      <w:r>
        <w:t>Ref:</w:t>
      </w:r>
      <w:r w:rsidRPr="00B25CA5">
        <w:rPr>
          <w:rFonts w:ascii="Arial" w:hAnsi="Arial" w:cs="Arial"/>
          <w:color w:val="008000"/>
          <w:sz w:val="20"/>
          <w:szCs w:val="20"/>
        </w:rPr>
        <w:t xml:space="preserve"> </w:t>
      </w:r>
      <w:r>
        <w:rPr>
          <w:rFonts w:ascii="Arial" w:hAnsi="Arial" w:cs="Arial"/>
          <w:color w:val="008000"/>
          <w:sz w:val="20"/>
          <w:szCs w:val="20"/>
        </w:rPr>
        <w:t>www.crios.be/genotoxicitytests/foto_mn.gif</w:t>
      </w:r>
    </w:p>
    <w:p w:rsidR="00B25CA5" w:rsidRDefault="00B25CA5" w:rsidP="003A4483">
      <w:pPr>
        <w:tabs>
          <w:tab w:val="left" w:pos="5955"/>
        </w:tabs>
        <w:jc w:val="both"/>
      </w:pPr>
    </w:p>
    <w:p w:rsidR="00B25CA5" w:rsidRDefault="00B25CA5" w:rsidP="003A4483">
      <w:pPr>
        <w:tabs>
          <w:tab w:val="left" w:pos="5955"/>
        </w:tabs>
        <w:jc w:val="both"/>
      </w:pPr>
      <w:r>
        <w:t>Fig III a:  above figure shows the forming of micronuclei in the cell during metaphase/anaphase.</w:t>
      </w:r>
    </w:p>
    <w:p w:rsidR="00B25CA5" w:rsidRDefault="00B25CA5" w:rsidP="003A4483">
      <w:pPr>
        <w:tabs>
          <w:tab w:val="left" w:pos="5955"/>
        </w:tabs>
        <w:jc w:val="both"/>
      </w:pPr>
    </w:p>
    <w:p w:rsidR="00B25CA5" w:rsidRDefault="00B25CA5" w:rsidP="003A4483">
      <w:pPr>
        <w:tabs>
          <w:tab w:val="left" w:pos="5955"/>
        </w:tabs>
        <w:jc w:val="both"/>
      </w:pPr>
    </w:p>
    <w:p w:rsidR="00B25CA5" w:rsidRDefault="00B25CA5" w:rsidP="003A4483">
      <w:pPr>
        <w:tabs>
          <w:tab w:val="left" w:pos="5955"/>
        </w:tabs>
        <w:jc w:val="both"/>
      </w:pPr>
      <w:r>
        <w:t xml:space="preserve">Fig III b: schematic path way of cell modifying as micronuclei during certain incubation time with the adhesion of </w:t>
      </w:r>
      <w:proofErr w:type="spellStart"/>
      <w:r>
        <w:t>cytochalasinB</w:t>
      </w:r>
      <w:proofErr w:type="spellEnd"/>
      <w:r>
        <w:t xml:space="preserve"> as an inhibitor.</w:t>
      </w:r>
    </w:p>
    <w:p w:rsidR="00B25CA5" w:rsidRDefault="00B25CA5" w:rsidP="003A4483">
      <w:pPr>
        <w:tabs>
          <w:tab w:val="left" w:pos="5955"/>
        </w:tabs>
        <w:jc w:val="both"/>
      </w:pPr>
    </w:p>
    <w:p w:rsidR="00B25CA5" w:rsidRDefault="00B25CA5" w:rsidP="003A4483">
      <w:pPr>
        <w:tabs>
          <w:tab w:val="left" w:pos="5955"/>
        </w:tabs>
        <w:jc w:val="both"/>
      </w:pPr>
      <w:r>
        <w:rPr>
          <w:noProof/>
          <w:lang w:val="en-US" w:eastAsia="en-US"/>
        </w:rPr>
        <w:drawing>
          <wp:inline distT="0" distB="0" distL="0" distR="0">
            <wp:extent cx="4267200" cy="1285875"/>
            <wp:effectExtent l="19050" t="0" r="0" b="0"/>
            <wp:docPr id="12" name="Picture 7" descr="http://www.crios.be/genotoxicitytests/mn_tim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rios.be/genotoxicitytests/mn_time.gif"/>
                    <pic:cNvPicPr>
                      <a:picLocks noChangeAspect="1" noChangeArrowheads="1"/>
                    </pic:cNvPicPr>
                  </pic:nvPicPr>
                  <pic:blipFill>
                    <a:blip r:embed="rId16" cstate="print"/>
                    <a:srcRect/>
                    <a:stretch>
                      <a:fillRect/>
                    </a:stretch>
                  </pic:blipFill>
                  <pic:spPr bwMode="auto">
                    <a:xfrm>
                      <a:off x="0" y="0"/>
                      <a:ext cx="4267200" cy="1285875"/>
                    </a:xfrm>
                    <a:prstGeom prst="rect">
                      <a:avLst/>
                    </a:prstGeom>
                    <a:noFill/>
                    <a:ln w="9525">
                      <a:noFill/>
                      <a:miter lim="800000"/>
                      <a:headEnd/>
                      <a:tailEnd/>
                    </a:ln>
                  </pic:spPr>
                </pic:pic>
              </a:graphicData>
            </a:graphic>
          </wp:inline>
        </w:drawing>
      </w:r>
    </w:p>
    <w:p w:rsidR="00B25CA5" w:rsidRDefault="00B25CA5" w:rsidP="003A4483">
      <w:pPr>
        <w:tabs>
          <w:tab w:val="left" w:pos="5955"/>
        </w:tabs>
        <w:jc w:val="both"/>
      </w:pPr>
    </w:p>
    <w:p w:rsidR="00B25CA5" w:rsidRDefault="00B25CA5" w:rsidP="003A4483">
      <w:pPr>
        <w:tabs>
          <w:tab w:val="left" w:pos="5955"/>
        </w:tabs>
        <w:jc w:val="both"/>
      </w:pPr>
      <w:r>
        <w:t xml:space="preserve">Ref: </w:t>
      </w:r>
      <w:r>
        <w:rPr>
          <w:rFonts w:ascii="Arial" w:hAnsi="Arial" w:cs="Arial"/>
          <w:color w:val="008000"/>
          <w:sz w:val="20"/>
          <w:szCs w:val="20"/>
        </w:rPr>
        <w:t>www.crios.be/genotoxicitytests/foto_mn.gif</w:t>
      </w:r>
    </w:p>
    <w:p w:rsidR="00B25CA5" w:rsidRDefault="00B25CA5" w:rsidP="003A4483">
      <w:pPr>
        <w:tabs>
          <w:tab w:val="left" w:pos="5955"/>
        </w:tabs>
        <w:jc w:val="both"/>
      </w:pPr>
    </w:p>
    <w:p w:rsidR="005A7E84" w:rsidRDefault="005A7E84" w:rsidP="003A4483">
      <w:pPr>
        <w:tabs>
          <w:tab w:val="left" w:pos="5955"/>
        </w:tabs>
        <w:jc w:val="both"/>
      </w:pPr>
    </w:p>
    <w:p w:rsidR="005C58BD" w:rsidRDefault="005C58BD" w:rsidP="003A4483">
      <w:pPr>
        <w:tabs>
          <w:tab w:val="left" w:pos="5955"/>
        </w:tabs>
        <w:jc w:val="both"/>
      </w:pPr>
      <w:r>
        <w:t xml:space="preserve">Micronucleus assay is to promotes DNA </w:t>
      </w:r>
      <w:proofErr w:type="spellStart"/>
      <w:r>
        <w:t>strandbreaks,causing</w:t>
      </w:r>
      <w:proofErr w:type="spellEnd"/>
      <w:r>
        <w:t xml:space="preserve"> chemical agents. It has been used in the early days for predicting anticancer therapy in </w:t>
      </w:r>
      <w:proofErr w:type="spellStart"/>
      <w:r>
        <w:t>patients,due</w:t>
      </w:r>
      <w:proofErr w:type="spellEnd"/>
      <w:r>
        <w:t xml:space="preserve"> to some over expression of bi nuclei , while increasing the concentrations of chemical agents it </w:t>
      </w:r>
      <w:proofErr w:type="spellStart"/>
      <w:r>
        <w:t>ahs</w:t>
      </w:r>
      <w:proofErr w:type="spellEnd"/>
      <w:r>
        <w:t xml:space="preserve"> showing the multi nucleated cells. Which is gives more DNA damage, Positive cases in the screening time </w:t>
      </w:r>
      <w:proofErr w:type="spellStart"/>
      <w:r>
        <w:t>ather</w:t>
      </w:r>
      <w:proofErr w:type="spellEnd"/>
      <w:r>
        <w:t xml:space="preserve"> than negatives..</w:t>
      </w:r>
    </w:p>
    <w:p w:rsidR="00B25CA5" w:rsidRDefault="00B25CA5" w:rsidP="003A4483">
      <w:pPr>
        <w:tabs>
          <w:tab w:val="left" w:pos="5955"/>
        </w:tabs>
        <w:jc w:val="both"/>
      </w:pPr>
    </w:p>
    <w:p w:rsidR="005C58BD" w:rsidRDefault="00B25CA5" w:rsidP="003A4483">
      <w:pPr>
        <w:tabs>
          <w:tab w:val="left" w:pos="5955"/>
        </w:tabs>
        <w:jc w:val="both"/>
      </w:pPr>
      <w:r>
        <w:t>This is also have some restric</w:t>
      </w:r>
      <w:r w:rsidR="005C58BD">
        <w:t>tions as the other assays for the predicting therapeutics…</w:t>
      </w:r>
    </w:p>
    <w:p w:rsidR="005C58BD" w:rsidRDefault="005C58BD" w:rsidP="003A4483">
      <w:pPr>
        <w:tabs>
          <w:tab w:val="left" w:pos="5955"/>
        </w:tabs>
        <w:jc w:val="both"/>
      </w:pPr>
    </w:p>
    <w:p w:rsidR="00D321FD" w:rsidRDefault="005C58BD" w:rsidP="003A4483">
      <w:pPr>
        <w:tabs>
          <w:tab w:val="left" w:pos="5955"/>
        </w:tabs>
        <w:jc w:val="both"/>
      </w:pPr>
      <w:r>
        <w:t xml:space="preserve">Here some images of Micronucleus </w:t>
      </w:r>
      <w:r w:rsidR="00B25CA5">
        <w:t xml:space="preserve">assay </w:t>
      </w:r>
      <w:proofErr w:type="spellStart"/>
      <w:r>
        <w:t>s</w:t>
      </w:r>
      <w:r w:rsidR="00B25CA5">
        <w:t>h</w:t>
      </w:r>
      <w:r>
        <w:t>owned</w:t>
      </w:r>
      <w:proofErr w:type="spellEnd"/>
      <w:r>
        <w:t xml:space="preserve"> the binucleated, more expressive in to chemical agents. </w:t>
      </w:r>
    </w:p>
    <w:p w:rsidR="00A34944" w:rsidRDefault="00A34944" w:rsidP="003A4483">
      <w:pPr>
        <w:tabs>
          <w:tab w:val="left" w:pos="5955"/>
        </w:tabs>
        <w:jc w:val="both"/>
      </w:pPr>
    </w:p>
    <w:p w:rsidR="007D2315" w:rsidRDefault="00A34944" w:rsidP="003A4483">
      <w:pPr>
        <w:tabs>
          <w:tab w:val="left" w:pos="5955"/>
        </w:tabs>
        <w:jc w:val="both"/>
        <w:rPr>
          <w:b/>
        </w:rPr>
      </w:pPr>
      <w:r w:rsidRPr="00A34944">
        <w:rPr>
          <w:b/>
        </w:rPr>
        <w:t>Micronucleus</w:t>
      </w:r>
      <w:r>
        <w:rPr>
          <w:b/>
        </w:rPr>
        <w:t xml:space="preserve"> test </w:t>
      </w:r>
      <w:r w:rsidRPr="00A34944">
        <w:rPr>
          <w:b/>
        </w:rPr>
        <w:t>characteristics:</w:t>
      </w:r>
    </w:p>
    <w:p w:rsidR="005E70B6" w:rsidRDefault="005E70B6" w:rsidP="003A4483">
      <w:pPr>
        <w:tabs>
          <w:tab w:val="left" w:pos="5955"/>
        </w:tabs>
        <w:jc w:val="both"/>
        <w:rPr>
          <w:b/>
        </w:rPr>
      </w:pPr>
    </w:p>
    <w:p w:rsidR="005E70B6" w:rsidRPr="005E70B6" w:rsidRDefault="005E70B6" w:rsidP="003A4483">
      <w:pPr>
        <w:pStyle w:val="ListParagraph"/>
        <w:numPr>
          <w:ilvl w:val="0"/>
          <w:numId w:val="5"/>
        </w:numPr>
        <w:tabs>
          <w:tab w:val="left" w:pos="5955"/>
        </w:tabs>
        <w:jc w:val="both"/>
        <w:rPr>
          <w:b/>
        </w:rPr>
      </w:pPr>
      <w:r>
        <w:t>This is an  biomarker for cancer , its very hazard of cancer assessment.</w:t>
      </w:r>
    </w:p>
    <w:p w:rsidR="005E70B6" w:rsidRPr="005E70B6" w:rsidRDefault="005E70B6" w:rsidP="003A4483">
      <w:pPr>
        <w:pStyle w:val="ListParagraph"/>
        <w:numPr>
          <w:ilvl w:val="0"/>
          <w:numId w:val="5"/>
        </w:numPr>
        <w:tabs>
          <w:tab w:val="left" w:pos="5955"/>
        </w:tabs>
        <w:jc w:val="both"/>
        <w:rPr>
          <w:b/>
        </w:rPr>
      </w:pPr>
      <w:r>
        <w:t xml:space="preserve">Main aim to </w:t>
      </w:r>
      <w:proofErr w:type="spellStart"/>
      <w:r>
        <w:t>riggert</w:t>
      </w:r>
      <w:proofErr w:type="spellEnd"/>
      <w:r>
        <w:t xml:space="preserve"> the gene mutation in the cytoplasm</w:t>
      </w:r>
    </w:p>
    <w:p w:rsidR="005E70B6" w:rsidRPr="005E70B6" w:rsidRDefault="005E70B6" w:rsidP="003A4483">
      <w:pPr>
        <w:pStyle w:val="ListParagraph"/>
        <w:numPr>
          <w:ilvl w:val="0"/>
          <w:numId w:val="5"/>
        </w:numPr>
        <w:tabs>
          <w:tab w:val="left" w:pos="5955"/>
        </w:tabs>
        <w:jc w:val="both"/>
        <w:rPr>
          <w:b/>
        </w:rPr>
      </w:pPr>
      <w:r>
        <w:t xml:space="preserve">It have </w:t>
      </w:r>
      <w:proofErr w:type="spellStart"/>
      <w:r>
        <w:t>ascentric</w:t>
      </w:r>
      <w:proofErr w:type="spellEnd"/>
      <w:r>
        <w:t xml:space="preserve"> fragment, its prejudice between mononucleated and </w:t>
      </w:r>
      <w:proofErr w:type="spellStart"/>
      <w:r>
        <w:t>binucleus</w:t>
      </w:r>
      <w:proofErr w:type="spellEnd"/>
      <w:r>
        <w:t xml:space="preserve"> in the cytoplasm.</w:t>
      </w:r>
    </w:p>
    <w:p w:rsidR="005E70B6" w:rsidRDefault="005E70B6" w:rsidP="003A4483">
      <w:pPr>
        <w:tabs>
          <w:tab w:val="left" w:pos="5955"/>
        </w:tabs>
        <w:jc w:val="both"/>
        <w:rPr>
          <w:b/>
        </w:rPr>
      </w:pPr>
    </w:p>
    <w:p w:rsidR="005E70B6" w:rsidRDefault="005E70B6" w:rsidP="003A4483">
      <w:pPr>
        <w:tabs>
          <w:tab w:val="left" w:pos="5955"/>
        </w:tabs>
        <w:jc w:val="both"/>
        <w:rPr>
          <w:b/>
        </w:rPr>
      </w:pPr>
    </w:p>
    <w:p w:rsidR="005E70B6" w:rsidRDefault="005E70B6" w:rsidP="003A4483">
      <w:pPr>
        <w:tabs>
          <w:tab w:val="left" w:pos="5955"/>
        </w:tabs>
        <w:jc w:val="both"/>
        <w:rPr>
          <w:rFonts w:ascii="Arial" w:hAnsi="Arial" w:cs="Arial"/>
          <w:color w:val="FF0000"/>
          <w:sz w:val="20"/>
          <w:szCs w:val="20"/>
        </w:rPr>
      </w:pPr>
      <w:r>
        <w:t xml:space="preserve">Mononucleated cells </w:t>
      </w:r>
      <w:r w:rsidR="000561DF">
        <w:t xml:space="preserve">rupture before the cultivation, whereas </w:t>
      </w:r>
      <w:proofErr w:type="spellStart"/>
      <w:r w:rsidR="000561DF">
        <w:t>binucleoted</w:t>
      </w:r>
      <w:proofErr w:type="spellEnd"/>
      <w:r w:rsidR="000561DF">
        <w:t xml:space="preserve"> cells rupture during the </w:t>
      </w:r>
      <w:proofErr w:type="spellStart"/>
      <w:r w:rsidR="000561DF">
        <w:t>cutivation</w:t>
      </w:r>
      <w:proofErr w:type="spellEnd"/>
      <w:r w:rsidR="000561DF">
        <w:t xml:space="preserve"> and expression of damage. Here  find out the some </w:t>
      </w:r>
      <w:proofErr w:type="spellStart"/>
      <w:r w:rsidR="000561DF">
        <w:t>criterias</w:t>
      </w:r>
      <w:proofErr w:type="spellEnd"/>
      <w:r w:rsidR="000561DF">
        <w:t xml:space="preserve"> about positive and negative aspects of micronucleus assay. </w:t>
      </w:r>
      <w:r w:rsidR="000561DF" w:rsidRPr="000561DF">
        <w:rPr>
          <w:rFonts w:ascii="Arial" w:hAnsi="Arial" w:cs="Arial"/>
          <w:color w:val="FF0000"/>
          <w:sz w:val="20"/>
          <w:szCs w:val="20"/>
        </w:rPr>
        <w:t xml:space="preserve">Fenech </w:t>
      </w:r>
      <w:proofErr w:type="spellStart"/>
      <w:r w:rsidR="000561DF" w:rsidRPr="000561DF">
        <w:rPr>
          <w:rFonts w:ascii="Arial" w:hAnsi="Arial" w:cs="Arial"/>
          <w:color w:val="FF0000"/>
          <w:sz w:val="20"/>
          <w:szCs w:val="20"/>
        </w:rPr>
        <w:t>M et</w:t>
      </w:r>
      <w:proofErr w:type="spellEnd"/>
      <w:r w:rsidR="000561DF" w:rsidRPr="000561DF">
        <w:rPr>
          <w:rFonts w:ascii="Arial" w:hAnsi="Arial" w:cs="Arial"/>
          <w:color w:val="FF0000"/>
          <w:sz w:val="20"/>
          <w:szCs w:val="20"/>
        </w:rPr>
        <w:t xml:space="preserve">,al </w:t>
      </w:r>
      <w:r w:rsidR="000561DF" w:rsidRPr="000561DF">
        <w:rPr>
          <w:rFonts w:ascii="Arial" w:hAnsi="Arial" w:cs="Arial"/>
          <w:i/>
          <w:color w:val="FF0000"/>
          <w:sz w:val="20"/>
          <w:szCs w:val="20"/>
        </w:rPr>
        <w:t>Lymphocyte culture</w:t>
      </w:r>
      <w:r w:rsidR="000561DF" w:rsidRPr="000561DF">
        <w:rPr>
          <w:rFonts w:ascii="Arial" w:hAnsi="Arial" w:cs="Arial"/>
          <w:color w:val="FF0000"/>
          <w:sz w:val="20"/>
          <w:szCs w:val="20"/>
        </w:rPr>
        <w:t>(2001</w:t>
      </w:r>
    </w:p>
    <w:p w:rsidR="00B81BA0" w:rsidRDefault="00B81BA0" w:rsidP="003A4483">
      <w:pPr>
        <w:tabs>
          <w:tab w:val="left" w:pos="5955"/>
        </w:tabs>
        <w:jc w:val="both"/>
        <w:rPr>
          <w:rFonts w:ascii="Arial" w:hAnsi="Arial" w:cs="Arial"/>
          <w:color w:val="FF0000"/>
          <w:sz w:val="20"/>
          <w:szCs w:val="20"/>
        </w:rPr>
      </w:pPr>
    </w:p>
    <w:p w:rsidR="00B81BA0" w:rsidRDefault="00B81BA0" w:rsidP="003A4483">
      <w:pPr>
        <w:tabs>
          <w:tab w:val="left" w:pos="5955"/>
        </w:tabs>
        <w:jc w:val="both"/>
        <w:rPr>
          <w:rFonts w:ascii="Arial" w:hAnsi="Arial" w:cs="Arial"/>
          <w:color w:val="FF0000"/>
          <w:sz w:val="20"/>
          <w:szCs w:val="20"/>
        </w:rPr>
      </w:pPr>
    </w:p>
    <w:p w:rsidR="00B81BA0" w:rsidRDefault="00B81BA0" w:rsidP="003A4483">
      <w:pPr>
        <w:tabs>
          <w:tab w:val="left" w:pos="5955"/>
        </w:tabs>
        <w:jc w:val="both"/>
        <w:rPr>
          <w:rFonts w:ascii="Arial" w:hAnsi="Arial" w:cs="Arial"/>
          <w:color w:val="FF0000"/>
          <w:sz w:val="20"/>
          <w:szCs w:val="20"/>
        </w:rPr>
      </w:pPr>
    </w:p>
    <w:p w:rsidR="00B81BA0" w:rsidRDefault="00B81BA0" w:rsidP="003A4483">
      <w:pPr>
        <w:tabs>
          <w:tab w:val="left" w:pos="5955"/>
        </w:tabs>
        <w:jc w:val="both"/>
        <w:rPr>
          <w:rFonts w:ascii="Arial" w:hAnsi="Arial" w:cs="Arial"/>
          <w:color w:val="FF0000"/>
          <w:sz w:val="20"/>
          <w:szCs w:val="20"/>
        </w:rPr>
      </w:pPr>
    </w:p>
    <w:p w:rsidR="00B81BA0" w:rsidRDefault="00B81BA0" w:rsidP="003A4483">
      <w:pPr>
        <w:tabs>
          <w:tab w:val="left" w:pos="5955"/>
        </w:tabs>
        <w:jc w:val="both"/>
        <w:rPr>
          <w:rFonts w:ascii="Arial" w:hAnsi="Arial" w:cs="Arial"/>
          <w:color w:val="FF0000"/>
          <w:sz w:val="20"/>
          <w:szCs w:val="20"/>
        </w:rPr>
      </w:pPr>
    </w:p>
    <w:p w:rsidR="00B81BA0" w:rsidRDefault="00B81BA0" w:rsidP="003A4483">
      <w:pPr>
        <w:tabs>
          <w:tab w:val="left" w:pos="5955"/>
        </w:tabs>
        <w:jc w:val="both"/>
        <w:rPr>
          <w:rFonts w:ascii="Arial" w:hAnsi="Arial" w:cs="Arial"/>
          <w:color w:val="FF0000"/>
          <w:sz w:val="20"/>
          <w:szCs w:val="20"/>
        </w:rPr>
      </w:pPr>
    </w:p>
    <w:p w:rsidR="00B81BA0" w:rsidRDefault="00B81BA0" w:rsidP="003A4483">
      <w:pPr>
        <w:tabs>
          <w:tab w:val="left" w:pos="5955"/>
        </w:tabs>
        <w:jc w:val="both"/>
        <w:rPr>
          <w:rFonts w:ascii="Arial" w:hAnsi="Arial" w:cs="Arial"/>
          <w:color w:val="FF0000"/>
          <w:sz w:val="20"/>
          <w:szCs w:val="20"/>
        </w:rPr>
      </w:pPr>
    </w:p>
    <w:p w:rsidR="00B81BA0" w:rsidRDefault="00B81BA0" w:rsidP="003A4483">
      <w:pPr>
        <w:tabs>
          <w:tab w:val="left" w:pos="5955"/>
        </w:tabs>
        <w:jc w:val="both"/>
        <w:rPr>
          <w:rFonts w:ascii="Arial" w:hAnsi="Arial" w:cs="Arial"/>
          <w:color w:val="FF0000"/>
          <w:sz w:val="20"/>
          <w:szCs w:val="20"/>
        </w:rPr>
      </w:pPr>
    </w:p>
    <w:p w:rsidR="00B81BA0" w:rsidRDefault="00B81BA0" w:rsidP="003A4483">
      <w:pPr>
        <w:tabs>
          <w:tab w:val="left" w:pos="5955"/>
        </w:tabs>
        <w:jc w:val="both"/>
        <w:rPr>
          <w:rFonts w:ascii="Arial" w:hAnsi="Arial" w:cs="Arial"/>
          <w:color w:val="FF0000"/>
          <w:sz w:val="20"/>
          <w:szCs w:val="20"/>
        </w:rPr>
      </w:pPr>
    </w:p>
    <w:p w:rsidR="00B81BA0" w:rsidRDefault="00B81BA0" w:rsidP="003A4483">
      <w:pPr>
        <w:tabs>
          <w:tab w:val="left" w:pos="5955"/>
        </w:tabs>
        <w:jc w:val="both"/>
        <w:rPr>
          <w:rFonts w:ascii="Arial" w:hAnsi="Arial" w:cs="Arial"/>
          <w:color w:val="FF0000"/>
          <w:sz w:val="20"/>
          <w:szCs w:val="20"/>
        </w:rPr>
      </w:pPr>
    </w:p>
    <w:p w:rsidR="00B81BA0" w:rsidRDefault="00B81BA0" w:rsidP="003A4483">
      <w:pPr>
        <w:tabs>
          <w:tab w:val="left" w:pos="5955"/>
        </w:tabs>
        <w:jc w:val="both"/>
        <w:rPr>
          <w:rFonts w:ascii="Arial" w:hAnsi="Arial" w:cs="Arial"/>
          <w:color w:val="FF0000"/>
          <w:sz w:val="20"/>
          <w:szCs w:val="20"/>
        </w:rPr>
      </w:pPr>
    </w:p>
    <w:p w:rsidR="00B81BA0" w:rsidRDefault="00B81BA0" w:rsidP="003A4483">
      <w:pPr>
        <w:tabs>
          <w:tab w:val="left" w:pos="5955"/>
        </w:tabs>
        <w:jc w:val="both"/>
        <w:rPr>
          <w:rFonts w:ascii="Arial" w:hAnsi="Arial" w:cs="Arial"/>
          <w:color w:val="FF0000"/>
          <w:sz w:val="20"/>
          <w:szCs w:val="20"/>
        </w:rPr>
      </w:pPr>
    </w:p>
    <w:p w:rsidR="00B81BA0" w:rsidRDefault="00B81BA0" w:rsidP="003A4483">
      <w:pPr>
        <w:tabs>
          <w:tab w:val="left" w:pos="5955"/>
        </w:tabs>
        <w:jc w:val="both"/>
        <w:rPr>
          <w:rFonts w:ascii="Arial" w:hAnsi="Arial" w:cs="Arial"/>
          <w:color w:val="FF0000"/>
          <w:sz w:val="20"/>
          <w:szCs w:val="20"/>
        </w:rPr>
      </w:pPr>
    </w:p>
    <w:p w:rsidR="00B81BA0" w:rsidRDefault="00B81BA0" w:rsidP="003A4483">
      <w:pPr>
        <w:tabs>
          <w:tab w:val="left" w:pos="5955"/>
        </w:tabs>
        <w:jc w:val="both"/>
        <w:rPr>
          <w:rFonts w:ascii="Arial" w:hAnsi="Arial" w:cs="Arial"/>
          <w:color w:val="FF0000"/>
          <w:sz w:val="20"/>
          <w:szCs w:val="20"/>
        </w:rPr>
      </w:pPr>
    </w:p>
    <w:p w:rsidR="00B81BA0" w:rsidRDefault="00B81BA0" w:rsidP="003A4483">
      <w:pPr>
        <w:tabs>
          <w:tab w:val="left" w:pos="5955"/>
        </w:tabs>
        <w:jc w:val="both"/>
        <w:rPr>
          <w:rFonts w:ascii="Arial" w:hAnsi="Arial" w:cs="Arial"/>
          <w:color w:val="FF0000"/>
          <w:sz w:val="20"/>
          <w:szCs w:val="20"/>
        </w:rPr>
      </w:pPr>
    </w:p>
    <w:p w:rsidR="00B81BA0" w:rsidRPr="00B81BA0" w:rsidRDefault="00B81BA0" w:rsidP="003A4483">
      <w:pPr>
        <w:tabs>
          <w:tab w:val="left" w:pos="5955"/>
        </w:tabs>
        <w:jc w:val="both"/>
        <w:rPr>
          <w:rFonts w:ascii="Arial" w:hAnsi="Arial" w:cs="Arial"/>
          <w:sz w:val="20"/>
          <w:szCs w:val="20"/>
        </w:rPr>
      </w:pPr>
    </w:p>
    <w:tbl>
      <w:tblPr>
        <w:tblStyle w:val="TableGrid"/>
        <w:tblW w:w="0" w:type="auto"/>
        <w:tblLook w:val="04A0" w:firstRow="1" w:lastRow="0" w:firstColumn="1" w:lastColumn="0" w:noHBand="0" w:noVBand="1"/>
      </w:tblPr>
      <w:tblGrid>
        <w:gridCol w:w="3080"/>
        <w:gridCol w:w="3081"/>
        <w:gridCol w:w="3081"/>
      </w:tblGrid>
      <w:tr w:rsidR="000561DF" w:rsidTr="000561DF">
        <w:tc>
          <w:tcPr>
            <w:tcW w:w="3080" w:type="dxa"/>
          </w:tcPr>
          <w:p w:rsidR="000561DF" w:rsidRDefault="000561DF" w:rsidP="003A4483">
            <w:pPr>
              <w:tabs>
                <w:tab w:val="left" w:pos="5955"/>
              </w:tabs>
              <w:jc w:val="both"/>
              <w:rPr>
                <w:b/>
              </w:rPr>
            </w:pPr>
            <w:proofErr w:type="spellStart"/>
            <w:r>
              <w:rPr>
                <w:b/>
              </w:rPr>
              <w:t>Micronucleated</w:t>
            </w:r>
            <w:proofErr w:type="spellEnd"/>
            <w:r>
              <w:rPr>
                <w:b/>
              </w:rPr>
              <w:t xml:space="preserve"> assay</w:t>
            </w:r>
          </w:p>
        </w:tc>
        <w:tc>
          <w:tcPr>
            <w:tcW w:w="3081" w:type="dxa"/>
          </w:tcPr>
          <w:p w:rsidR="000561DF" w:rsidRDefault="000561DF" w:rsidP="003A4483">
            <w:pPr>
              <w:tabs>
                <w:tab w:val="left" w:pos="5955"/>
              </w:tabs>
              <w:jc w:val="both"/>
              <w:rPr>
                <w:b/>
              </w:rPr>
            </w:pPr>
            <w:r>
              <w:rPr>
                <w:b/>
              </w:rPr>
              <w:t xml:space="preserve">Advantage </w:t>
            </w:r>
          </w:p>
        </w:tc>
        <w:tc>
          <w:tcPr>
            <w:tcW w:w="3081" w:type="dxa"/>
          </w:tcPr>
          <w:p w:rsidR="000561DF" w:rsidRDefault="000561DF" w:rsidP="003A4483">
            <w:pPr>
              <w:tabs>
                <w:tab w:val="left" w:pos="5955"/>
              </w:tabs>
              <w:jc w:val="both"/>
              <w:rPr>
                <w:b/>
              </w:rPr>
            </w:pPr>
            <w:r>
              <w:rPr>
                <w:b/>
              </w:rPr>
              <w:t>Disadvantage</w:t>
            </w:r>
          </w:p>
        </w:tc>
      </w:tr>
      <w:tr w:rsidR="000561DF" w:rsidTr="000561DF">
        <w:tc>
          <w:tcPr>
            <w:tcW w:w="3080" w:type="dxa"/>
          </w:tcPr>
          <w:p w:rsidR="000561DF" w:rsidRDefault="000561DF" w:rsidP="003A4483">
            <w:pPr>
              <w:tabs>
                <w:tab w:val="left" w:pos="5955"/>
              </w:tabs>
              <w:jc w:val="both"/>
              <w:rPr>
                <w:b/>
              </w:rPr>
            </w:pPr>
            <w:r>
              <w:rPr>
                <w:b/>
              </w:rPr>
              <w:t xml:space="preserve"> Along with</w:t>
            </w:r>
            <w:r w:rsidR="00B81BA0">
              <w:rPr>
                <w:b/>
              </w:rPr>
              <w:t>/without</w:t>
            </w:r>
            <w:r>
              <w:rPr>
                <w:b/>
              </w:rPr>
              <w:t xml:space="preserve"> </w:t>
            </w:r>
            <w:proofErr w:type="spellStart"/>
            <w:r>
              <w:rPr>
                <w:b/>
              </w:rPr>
              <w:t>Cyto</w:t>
            </w:r>
            <w:proofErr w:type="spellEnd"/>
            <w:r>
              <w:rPr>
                <w:b/>
              </w:rPr>
              <w:t xml:space="preserve"> B</w:t>
            </w:r>
          </w:p>
        </w:tc>
        <w:tc>
          <w:tcPr>
            <w:tcW w:w="3081" w:type="dxa"/>
          </w:tcPr>
          <w:p w:rsidR="000561DF" w:rsidRDefault="000561DF" w:rsidP="003A4483">
            <w:pPr>
              <w:tabs>
                <w:tab w:val="left" w:pos="5955"/>
              </w:tabs>
              <w:jc w:val="both"/>
            </w:pPr>
            <w:proofErr w:type="spellStart"/>
            <w:r>
              <w:t>Aproaches</w:t>
            </w:r>
            <w:proofErr w:type="spellEnd"/>
            <w:r>
              <w:t xml:space="preserve"> between cell to cell.</w:t>
            </w:r>
          </w:p>
          <w:p w:rsidR="000561DF" w:rsidRDefault="000561DF" w:rsidP="003A4483">
            <w:pPr>
              <w:tabs>
                <w:tab w:val="left" w:pos="5955"/>
              </w:tabs>
              <w:jc w:val="both"/>
            </w:pPr>
            <w:r>
              <w:t>Detect chromosome and genome mutations.</w:t>
            </w:r>
          </w:p>
          <w:p w:rsidR="000561DF" w:rsidRDefault="000561DF" w:rsidP="003A4483">
            <w:pPr>
              <w:tabs>
                <w:tab w:val="left" w:pos="5955"/>
              </w:tabs>
              <w:jc w:val="both"/>
            </w:pPr>
            <w:r>
              <w:t>It is very economic, very easy..</w:t>
            </w:r>
          </w:p>
          <w:p w:rsidR="000561DF" w:rsidRPr="000561DF" w:rsidRDefault="000561DF" w:rsidP="003A4483">
            <w:pPr>
              <w:tabs>
                <w:tab w:val="left" w:pos="5955"/>
              </w:tabs>
              <w:jc w:val="both"/>
            </w:pPr>
          </w:p>
        </w:tc>
        <w:tc>
          <w:tcPr>
            <w:tcW w:w="3081" w:type="dxa"/>
          </w:tcPr>
          <w:p w:rsidR="000561DF" w:rsidRDefault="000561DF" w:rsidP="003A4483">
            <w:pPr>
              <w:tabs>
                <w:tab w:val="left" w:pos="5955"/>
              </w:tabs>
              <w:jc w:val="both"/>
            </w:pPr>
            <w:r>
              <w:t xml:space="preserve"> It detects  structural chromosome only.</w:t>
            </w:r>
          </w:p>
          <w:p w:rsidR="000561DF" w:rsidRPr="000561DF" w:rsidRDefault="000561DF" w:rsidP="003A4483">
            <w:pPr>
              <w:tabs>
                <w:tab w:val="left" w:pos="5955"/>
              </w:tabs>
              <w:jc w:val="both"/>
              <w:rPr>
                <w:color w:val="000000" w:themeColor="text1"/>
              </w:rPr>
            </w:pPr>
            <w:r>
              <w:t xml:space="preserve">It  requires cell division for </w:t>
            </w:r>
            <w:r w:rsidR="00B81BA0">
              <w:t>expression of Micronucleus.</w:t>
            </w:r>
          </w:p>
        </w:tc>
      </w:tr>
      <w:tr w:rsidR="000561DF" w:rsidTr="000561DF">
        <w:tc>
          <w:tcPr>
            <w:tcW w:w="3080" w:type="dxa"/>
          </w:tcPr>
          <w:p w:rsidR="000561DF" w:rsidRDefault="00B81BA0" w:rsidP="003A4483">
            <w:pPr>
              <w:tabs>
                <w:tab w:val="left" w:pos="5955"/>
              </w:tabs>
              <w:jc w:val="both"/>
              <w:rPr>
                <w:b/>
              </w:rPr>
            </w:pPr>
            <w:r>
              <w:rPr>
                <w:b/>
              </w:rPr>
              <w:t xml:space="preserve">With  </w:t>
            </w:r>
            <w:proofErr w:type="spellStart"/>
            <w:r>
              <w:rPr>
                <w:b/>
              </w:rPr>
              <w:t>Cyto</w:t>
            </w:r>
            <w:proofErr w:type="spellEnd"/>
            <w:r>
              <w:rPr>
                <w:b/>
              </w:rPr>
              <w:t>-B</w:t>
            </w:r>
          </w:p>
        </w:tc>
        <w:tc>
          <w:tcPr>
            <w:tcW w:w="3081" w:type="dxa"/>
          </w:tcPr>
          <w:p w:rsidR="000561DF" w:rsidRDefault="00B81BA0" w:rsidP="003A4483">
            <w:pPr>
              <w:tabs>
                <w:tab w:val="left" w:pos="5955"/>
              </w:tabs>
              <w:jc w:val="both"/>
            </w:pPr>
            <w:r>
              <w:t xml:space="preserve">|It clearly differs the spindle fibres, </w:t>
            </w:r>
            <w:proofErr w:type="spellStart"/>
            <w:r>
              <w:t>nucleoplasmic</w:t>
            </w:r>
            <w:proofErr w:type="spellEnd"/>
            <w:r>
              <w:t xml:space="preserve"> bridges.</w:t>
            </w:r>
          </w:p>
          <w:p w:rsidR="00B81BA0" w:rsidRPr="00B81BA0" w:rsidRDefault="00B81BA0" w:rsidP="003A4483">
            <w:pPr>
              <w:tabs>
                <w:tab w:val="left" w:pos="5955"/>
              </w:tabs>
              <w:jc w:val="both"/>
            </w:pPr>
            <w:r>
              <w:t>It induces the cell proliferation</w:t>
            </w:r>
          </w:p>
        </w:tc>
        <w:tc>
          <w:tcPr>
            <w:tcW w:w="3081" w:type="dxa"/>
          </w:tcPr>
          <w:p w:rsidR="000561DF" w:rsidRDefault="00B81BA0" w:rsidP="003A4483">
            <w:pPr>
              <w:tabs>
                <w:tab w:val="left" w:pos="5955"/>
              </w:tabs>
              <w:jc w:val="both"/>
            </w:pPr>
            <w:r>
              <w:t xml:space="preserve">Most of chances to get </w:t>
            </w:r>
            <w:proofErr w:type="spellStart"/>
            <w:r>
              <w:t>cyto</w:t>
            </w:r>
            <w:proofErr w:type="spellEnd"/>
            <w:r>
              <w:t xml:space="preserve"> B  with chemical inducing.</w:t>
            </w:r>
          </w:p>
          <w:p w:rsidR="00B81BA0" w:rsidRDefault="00B81BA0" w:rsidP="003A4483">
            <w:pPr>
              <w:tabs>
                <w:tab w:val="left" w:pos="5955"/>
              </w:tabs>
              <w:jc w:val="both"/>
            </w:pPr>
          </w:p>
          <w:p w:rsidR="00B81BA0" w:rsidRPr="00B81BA0" w:rsidRDefault="00B81BA0" w:rsidP="003A4483">
            <w:pPr>
              <w:tabs>
                <w:tab w:val="left" w:pos="5955"/>
              </w:tabs>
              <w:jc w:val="both"/>
            </w:pPr>
            <w:proofErr w:type="spellStart"/>
            <w:r>
              <w:t>Interferance</w:t>
            </w:r>
            <w:proofErr w:type="spellEnd"/>
            <w:r>
              <w:t xml:space="preserve"> of inhibitor of cytokines.</w:t>
            </w:r>
          </w:p>
        </w:tc>
      </w:tr>
    </w:tbl>
    <w:p w:rsidR="005E70B6" w:rsidRDefault="005E70B6" w:rsidP="003A4483">
      <w:pPr>
        <w:tabs>
          <w:tab w:val="left" w:pos="5955"/>
        </w:tabs>
        <w:jc w:val="both"/>
        <w:rPr>
          <w:b/>
        </w:rPr>
      </w:pPr>
    </w:p>
    <w:p w:rsidR="00B81BA0" w:rsidRDefault="00B81BA0" w:rsidP="003A4483">
      <w:pPr>
        <w:tabs>
          <w:tab w:val="left" w:pos="5955"/>
        </w:tabs>
        <w:jc w:val="both"/>
        <w:rPr>
          <w:b/>
        </w:rPr>
      </w:pPr>
    </w:p>
    <w:p w:rsidR="00B81BA0" w:rsidRDefault="00B81BA0" w:rsidP="003A4483">
      <w:pPr>
        <w:tabs>
          <w:tab w:val="left" w:pos="5955"/>
        </w:tabs>
        <w:jc w:val="both"/>
        <w:rPr>
          <w:b/>
        </w:rPr>
      </w:pPr>
    </w:p>
    <w:p w:rsidR="00B81BA0" w:rsidRDefault="00B81BA0" w:rsidP="003A4483">
      <w:pPr>
        <w:tabs>
          <w:tab w:val="left" w:pos="5955"/>
        </w:tabs>
        <w:jc w:val="both"/>
        <w:rPr>
          <w:b/>
        </w:rPr>
      </w:pPr>
    </w:p>
    <w:p w:rsidR="00B81BA0" w:rsidRDefault="00B81BA0" w:rsidP="003A4483">
      <w:pPr>
        <w:tabs>
          <w:tab w:val="left" w:pos="5955"/>
        </w:tabs>
        <w:jc w:val="both"/>
        <w:rPr>
          <w:b/>
        </w:rPr>
      </w:pPr>
    </w:p>
    <w:p w:rsidR="00B81BA0" w:rsidRDefault="00B81BA0" w:rsidP="003A4483">
      <w:pPr>
        <w:tabs>
          <w:tab w:val="left" w:pos="5955"/>
        </w:tabs>
        <w:jc w:val="both"/>
        <w:rPr>
          <w:b/>
        </w:rPr>
      </w:pPr>
      <w:r>
        <w:rPr>
          <w:b/>
        </w:rPr>
        <w:t xml:space="preserve"> IV.GAMMA H2AX ASSAY:</w:t>
      </w:r>
    </w:p>
    <w:p w:rsidR="00B81BA0" w:rsidRDefault="00B81BA0" w:rsidP="003A4483">
      <w:pPr>
        <w:tabs>
          <w:tab w:val="left" w:pos="5955"/>
        </w:tabs>
        <w:jc w:val="both"/>
        <w:rPr>
          <w:b/>
        </w:rPr>
      </w:pPr>
    </w:p>
    <w:p w:rsidR="00A34944" w:rsidRDefault="001E25AB" w:rsidP="003A4483">
      <w:pPr>
        <w:tabs>
          <w:tab w:val="left" w:pos="5955"/>
        </w:tabs>
        <w:jc w:val="both"/>
      </w:pPr>
      <w:r>
        <w:t xml:space="preserve">Genes are the </w:t>
      </w:r>
      <w:proofErr w:type="spellStart"/>
      <w:r>
        <w:t>herited</w:t>
      </w:r>
      <w:proofErr w:type="spellEnd"/>
      <w:r>
        <w:t xml:space="preserve"> which transforms to generations to </w:t>
      </w:r>
      <w:proofErr w:type="spellStart"/>
      <w:r>
        <w:t>genarations.Chromatids</w:t>
      </w:r>
      <w:proofErr w:type="spellEnd"/>
      <w:r>
        <w:t xml:space="preserve"> are the structural filaments in the cell&lt; which have DNAs.  Histones are the protein filaments, which DNA is round up these histone  structures, it forms foci like structures.</w:t>
      </w:r>
    </w:p>
    <w:p w:rsidR="001E25AB" w:rsidRDefault="001E25AB" w:rsidP="003A4483">
      <w:pPr>
        <w:tabs>
          <w:tab w:val="left" w:pos="5955"/>
        </w:tabs>
        <w:jc w:val="both"/>
      </w:pPr>
    </w:p>
    <w:p w:rsidR="001E25AB" w:rsidRDefault="001E25AB" w:rsidP="003A4483">
      <w:pPr>
        <w:tabs>
          <w:tab w:val="left" w:pos="5955"/>
        </w:tabs>
        <w:jc w:val="both"/>
        <w:rPr>
          <w:rFonts w:ascii="TimesNewRoman" w:hAnsi="TimesNewRoman" w:cs="TimesNewRoman"/>
          <w:color w:val="1F1A17"/>
          <w:sz w:val="18"/>
          <w:szCs w:val="18"/>
        </w:rPr>
      </w:pPr>
      <w:r>
        <w:t xml:space="preserve">These Histones are classified into four basic classes named as H2A,H2B,H3,H4 and H1,whereas H1 has very less specific </w:t>
      </w:r>
      <w:proofErr w:type="spellStart"/>
      <w:r>
        <w:t>function.These</w:t>
      </w:r>
      <w:proofErr w:type="spellEnd"/>
      <w:r>
        <w:t xml:space="preserve"> histones are plays major role in cellular metabolism in mammalian cells ref by </w:t>
      </w:r>
      <w:r>
        <w:rPr>
          <w:rFonts w:ascii="TimesNewRoman" w:hAnsi="TimesNewRoman" w:cs="TimesNewRoman"/>
          <w:color w:val="1F1A17"/>
          <w:sz w:val="18"/>
          <w:szCs w:val="18"/>
        </w:rPr>
        <w:t>(Fernandez-</w:t>
      </w:r>
      <w:proofErr w:type="spellStart"/>
      <w:r>
        <w:rPr>
          <w:rFonts w:ascii="TimesNewRoman" w:hAnsi="TimesNewRoman" w:cs="TimesNewRoman"/>
          <w:color w:val="1F1A17"/>
          <w:sz w:val="18"/>
          <w:szCs w:val="18"/>
        </w:rPr>
        <w:t>Capetillo</w:t>
      </w:r>
      <w:proofErr w:type="spellEnd"/>
      <w:r>
        <w:rPr>
          <w:rFonts w:ascii="TimesNewRoman" w:hAnsi="TimesNewRoman" w:cs="TimesNewRoman"/>
          <w:color w:val="1F1A17"/>
          <w:sz w:val="18"/>
          <w:szCs w:val="18"/>
        </w:rPr>
        <w:t xml:space="preserve"> </w:t>
      </w:r>
      <w:r>
        <w:rPr>
          <w:rFonts w:ascii="TimesNewRoman,Italic" w:hAnsi="TimesNewRoman,Italic" w:cs="TimesNewRoman,Italic"/>
          <w:i/>
          <w:iCs/>
          <w:color w:val="1F1A17"/>
          <w:sz w:val="18"/>
          <w:szCs w:val="18"/>
        </w:rPr>
        <w:t xml:space="preserve">et al., </w:t>
      </w:r>
      <w:r>
        <w:rPr>
          <w:rFonts w:ascii="TimesNewRoman" w:hAnsi="TimesNewRoman" w:cs="TimesNewRoman"/>
          <w:color w:val="1F1A17"/>
          <w:sz w:val="18"/>
          <w:szCs w:val="18"/>
        </w:rPr>
        <w:t>2004).</w:t>
      </w:r>
    </w:p>
    <w:p w:rsidR="001E25AB" w:rsidRDefault="001E25AB" w:rsidP="003A4483">
      <w:pPr>
        <w:tabs>
          <w:tab w:val="left" w:pos="5955"/>
        </w:tabs>
        <w:jc w:val="both"/>
        <w:rPr>
          <w:rFonts w:ascii="TimesNewRoman" w:hAnsi="TimesNewRoman" w:cs="TimesNewRoman"/>
          <w:color w:val="1F1A17"/>
          <w:sz w:val="18"/>
          <w:szCs w:val="18"/>
        </w:rPr>
      </w:pPr>
    </w:p>
    <w:p w:rsidR="001E25AB" w:rsidRPr="00DF3C44" w:rsidRDefault="001E25AB" w:rsidP="003A4483">
      <w:pPr>
        <w:tabs>
          <w:tab w:val="left" w:pos="5955"/>
        </w:tabs>
        <w:jc w:val="both"/>
        <w:rPr>
          <w:rFonts w:ascii="TimesNewRoman" w:hAnsi="TimesNewRoman" w:cs="TimesNewRoman"/>
          <w:color w:val="1F1A17"/>
          <w:sz w:val="28"/>
          <w:szCs w:val="28"/>
        </w:rPr>
      </w:pPr>
    </w:p>
    <w:p w:rsidR="00DF3C44" w:rsidRDefault="00DF3C44" w:rsidP="003A4483">
      <w:pPr>
        <w:tabs>
          <w:tab w:val="left" w:pos="5955"/>
        </w:tabs>
        <w:jc w:val="both"/>
        <w:rPr>
          <w:rFonts w:ascii="Humnst777BT" w:hAnsi="Humnst777BT" w:cs="Humnst777BT"/>
          <w:color w:val="1F1A17"/>
          <w:sz w:val="18"/>
          <w:szCs w:val="18"/>
        </w:rPr>
      </w:pPr>
      <w:r w:rsidRPr="00DF3C44">
        <w:rPr>
          <w:rFonts w:ascii="TimesNewRoman" w:hAnsi="TimesNewRoman" w:cs="TimesNewRoman"/>
          <w:b/>
          <w:color w:val="1F1A17"/>
          <w:sz w:val="28"/>
          <w:szCs w:val="28"/>
        </w:rPr>
        <w:t>H2ax Histone</w:t>
      </w:r>
      <w:r>
        <w:rPr>
          <w:rFonts w:ascii="TimesNewRoman" w:hAnsi="TimesNewRoman" w:cs="TimesNewRoman"/>
          <w:color w:val="1F1A17"/>
          <w:sz w:val="18"/>
          <w:szCs w:val="18"/>
        </w:rPr>
        <w:t xml:space="preserve">:   </w:t>
      </w:r>
      <w:r w:rsidRPr="00DF3C44">
        <w:rPr>
          <w:rFonts w:ascii="TimesNewRoman" w:hAnsi="TimesNewRoman" w:cs="TimesNewRoman"/>
          <w:color w:val="1F1A17"/>
        </w:rPr>
        <w:t xml:space="preserve">The H2a family of histone have subtypes of </w:t>
      </w:r>
      <w:r>
        <w:rPr>
          <w:rFonts w:ascii="TimesNewRoman" w:hAnsi="TimesNewRoman" w:cs="TimesNewRoman"/>
          <w:color w:val="1F1A17"/>
        </w:rPr>
        <w:t xml:space="preserve">H2A1,H2A2,H2AZ and H2AX . It is an actual isoform of H2Ax. </w:t>
      </w:r>
      <w:proofErr w:type="spellStart"/>
      <w:r>
        <w:rPr>
          <w:rFonts w:ascii="TimesNewRoman" w:hAnsi="TimesNewRoman" w:cs="TimesNewRoman"/>
          <w:color w:val="1F1A17"/>
        </w:rPr>
        <w:t>Wheras</w:t>
      </w:r>
      <w:proofErr w:type="spellEnd"/>
      <w:r>
        <w:rPr>
          <w:rFonts w:ascii="TimesNewRoman" w:hAnsi="TimesNewRoman" w:cs="TimesNewRoman"/>
          <w:color w:val="1F1A17"/>
        </w:rPr>
        <w:t xml:space="preserve"> </w:t>
      </w:r>
      <w:proofErr w:type="spellStart"/>
      <w:r>
        <w:rPr>
          <w:rFonts w:ascii="TimesNewRoman" w:hAnsi="TimesNewRoman" w:cs="TimesNewRoman"/>
          <w:color w:val="1F1A17"/>
        </w:rPr>
        <w:t>theseplays</w:t>
      </w:r>
      <w:proofErr w:type="spellEnd"/>
      <w:r>
        <w:rPr>
          <w:rFonts w:ascii="TimesNewRoman" w:hAnsi="TimesNewRoman" w:cs="TimesNewRoman"/>
          <w:color w:val="1F1A17"/>
        </w:rPr>
        <w:t xml:space="preserve"> a major role in mammalian cells and it occupies major portion like 25% of mammalian histone pool.</w:t>
      </w:r>
      <w:r w:rsidR="000F0618" w:rsidRPr="000F0618">
        <w:rPr>
          <w:rFonts w:ascii="Humnst777BT" w:hAnsi="Humnst777BT" w:cs="Humnst777BT"/>
          <w:color w:val="1F1A17"/>
          <w:sz w:val="18"/>
          <w:szCs w:val="18"/>
        </w:rPr>
        <w:t xml:space="preserve"> </w:t>
      </w:r>
      <w:proofErr w:type="spellStart"/>
      <w:r w:rsidR="000F0618">
        <w:rPr>
          <w:rFonts w:ascii="Humnst777BT" w:hAnsi="Humnst777BT" w:cs="Humnst777BT"/>
          <w:color w:val="1F1A17"/>
          <w:sz w:val="18"/>
          <w:szCs w:val="18"/>
        </w:rPr>
        <w:t>Imdadhu</w:t>
      </w:r>
      <w:proofErr w:type="spellEnd"/>
      <w:r w:rsidR="000F0618">
        <w:rPr>
          <w:rFonts w:ascii="Humnst777BT" w:hAnsi="Humnst777BT" w:cs="Humnst777BT"/>
          <w:color w:val="1F1A17"/>
          <w:sz w:val="18"/>
          <w:szCs w:val="18"/>
        </w:rPr>
        <w:t xml:space="preserve"> </w:t>
      </w:r>
      <w:proofErr w:type="spellStart"/>
      <w:r w:rsidR="000F0618">
        <w:rPr>
          <w:rFonts w:ascii="Humnst777BT" w:hAnsi="Humnst777BT" w:cs="Humnst777BT"/>
          <w:color w:val="1F1A17"/>
          <w:sz w:val="18"/>
          <w:szCs w:val="18"/>
        </w:rPr>
        <w:t>Rakiman</w:t>
      </w:r>
      <w:proofErr w:type="spellEnd"/>
      <w:r w:rsidR="000F0618">
        <w:rPr>
          <w:rFonts w:ascii="Humnst777BT" w:hAnsi="Humnst777BT" w:cs="Humnst777BT"/>
          <w:color w:val="1F1A17"/>
          <w:sz w:val="18"/>
          <w:szCs w:val="18"/>
        </w:rPr>
        <w:t xml:space="preserve"> </w:t>
      </w:r>
      <w:proofErr w:type="spellStart"/>
      <w:r w:rsidR="000F0618">
        <w:rPr>
          <w:rFonts w:ascii="Humnst777BT" w:hAnsi="Humnst777BT" w:cs="Humnst777BT"/>
          <w:color w:val="1F1A17"/>
          <w:sz w:val="18"/>
          <w:szCs w:val="18"/>
        </w:rPr>
        <w:t>et,al</w:t>
      </w:r>
      <w:proofErr w:type="spellEnd"/>
      <w:r w:rsidR="000F0618">
        <w:rPr>
          <w:rFonts w:ascii="Humnst777BT" w:hAnsi="Humnst777BT" w:cs="Humnst777BT"/>
          <w:color w:val="1F1A17"/>
          <w:sz w:val="18"/>
          <w:szCs w:val="18"/>
        </w:rPr>
        <w:t xml:space="preserve"> </w:t>
      </w:r>
      <w:r w:rsidR="000F0618" w:rsidRPr="000F0618">
        <w:rPr>
          <w:rFonts w:ascii="Humnst777BT" w:hAnsi="Humnst777BT" w:cs="Humnst777BT"/>
          <w:i/>
          <w:color w:val="1F1A17"/>
          <w:sz w:val="18"/>
          <w:szCs w:val="18"/>
        </w:rPr>
        <w:t>Gamma H2Ax assay</w:t>
      </w:r>
      <w:r w:rsidR="000F0618">
        <w:rPr>
          <w:rFonts w:ascii="Humnst777BT" w:hAnsi="Humnst777BT" w:cs="Humnst777BT"/>
          <w:color w:val="1F1A17"/>
          <w:sz w:val="18"/>
          <w:szCs w:val="18"/>
        </w:rPr>
        <w:t>(2008).</w:t>
      </w:r>
    </w:p>
    <w:p w:rsidR="000F0618" w:rsidRDefault="000F0618" w:rsidP="003A4483">
      <w:pPr>
        <w:tabs>
          <w:tab w:val="left" w:pos="5955"/>
        </w:tabs>
        <w:jc w:val="both"/>
        <w:rPr>
          <w:rFonts w:ascii="Humnst777BT" w:hAnsi="Humnst777BT" w:cs="Humnst777BT"/>
          <w:color w:val="1F1A17"/>
        </w:rPr>
      </w:pPr>
    </w:p>
    <w:p w:rsidR="005769EE" w:rsidRDefault="005769EE" w:rsidP="003A4483">
      <w:pPr>
        <w:tabs>
          <w:tab w:val="left" w:pos="5955"/>
        </w:tabs>
        <w:jc w:val="both"/>
        <w:rPr>
          <w:rFonts w:ascii="Arial" w:hAnsi="Arial" w:cs="Arial"/>
          <w:noProof/>
          <w:color w:val="0000FF"/>
        </w:rPr>
      </w:pPr>
      <w:r>
        <w:rPr>
          <w:rFonts w:ascii="Arial" w:hAnsi="Arial" w:cs="Arial"/>
          <w:noProof/>
          <w:color w:val="0000FF"/>
        </w:rPr>
        <w:t xml:space="preserve">                              </w:t>
      </w:r>
      <w:r>
        <w:rPr>
          <w:rFonts w:ascii="Arial" w:hAnsi="Arial" w:cs="Arial"/>
          <w:noProof/>
          <w:color w:val="0000FF"/>
          <w:lang w:val="en-US" w:eastAsia="en-US"/>
        </w:rPr>
        <w:drawing>
          <wp:inline distT="0" distB="0" distL="0" distR="0">
            <wp:extent cx="2590800" cy="2590800"/>
            <wp:effectExtent l="19050" t="0" r="0" b="0"/>
            <wp:docPr id="15" name="ipf3Jrl42p31IeGiM:" descr="http://t1.gstatic.com/images?q=tbn:3Jrl42p31IeGiM:http://www.iddd.de/umtsno/emfkrebs/4stress.gif">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f3Jrl42p31IeGiM:" descr="http://t1.gstatic.com/images?q=tbn:3Jrl42p31IeGiM:http://www.iddd.de/umtsno/emfkrebs/4stress.gif">
                      <a:hlinkClick r:id="rId17"/>
                    </pic:cNvPr>
                    <pic:cNvPicPr>
                      <a:picLocks noChangeAspect="1" noChangeArrowheads="1"/>
                    </pic:cNvPicPr>
                  </pic:nvPicPr>
                  <pic:blipFill>
                    <a:blip r:embed="rId18" cstate="print"/>
                    <a:srcRect/>
                    <a:stretch>
                      <a:fillRect/>
                    </a:stretch>
                  </pic:blipFill>
                  <pic:spPr bwMode="auto">
                    <a:xfrm flipH="1">
                      <a:off x="0" y="0"/>
                      <a:ext cx="2590800" cy="2590800"/>
                    </a:xfrm>
                    <a:prstGeom prst="rect">
                      <a:avLst/>
                    </a:prstGeom>
                    <a:noFill/>
                    <a:ln w="9525">
                      <a:noFill/>
                      <a:miter lim="800000"/>
                      <a:headEnd/>
                      <a:tailEnd/>
                    </a:ln>
                  </pic:spPr>
                </pic:pic>
              </a:graphicData>
            </a:graphic>
          </wp:inline>
        </w:drawing>
      </w:r>
    </w:p>
    <w:p w:rsidR="005769EE" w:rsidRDefault="005769EE" w:rsidP="003A4483">
      <w:pPr>
        <w:tabs>
          <w:tab w:val="left" w:pos="5955"/>
        </w:tabs>
        <w:jc w:val="both"/>
        <w:rPr>
          <w:rFonts w:ascii="Arial" w:hAnsi="Arial" w:cs="Arial"/>
          <w:noProof/>
          <w:color w:val="0000FF"/>
        </w:rPr>
      </w:pPr>
    </w:p>
    <w:p w:rsidR="005769EE" w:rsidRDefault="005769EE" w:rsidP="003A4483">
      <w:pPr>
        <w:tabs>
          <w:tab w:val="left" w:pos="5955"/>
        </w:tabs>
        <w:jc w:val="both"/>
        <w:rPr>
          <w:rFonts w:ascii="Arial" w:hAnsi="Arial" w:cs="Arial"/>
          <w:noProof/>
          <w:color w:val="000000" w:themeColor="text1"/>
        </w:rPr>
      </w:pPr>
      <w:r>
        <w:rPr>
          <w:rFonts w:ascii="Arial" w:hAnsi="Arial" w:cs="Arial"/>
          <w:noProof/>
          <w:color w:val="0000FF"/>
        </w:rPr>
        <w:t xml:space="preserve">FigIV a: </w:t>
      </w:r>
      <w:r>
        <w:rPr>
          <w:rFonts w:ascii="Arial" w:hAnsi="Arial" w:cs="Arial"/>
          <w:noProof/>
          <w:color w:val="000000" w:themeColor="text1"/>
        </w:rPr>
        <w:t xml:space="preserve"> The figure shows about   H2ax Histones in different wavelenghths.</w:t>
      </w:r>
    </w:p>
    <w:p w:rsidR="005769EE" w:rsidRDefault="005769EE" w:rsidP="003A4483">
      <w:pPr>
        <w:tabs>
          <w:tab w:val="left" w:pos="5955"/>
        </w:tabs>
        <w:jc w:val="both"/>
        <w:rPr>
          <w:rFonts w:ascii="Arial" w:hAnsi="Arial" w:cs="Arial"/>
          <w:noProof/>
          <w:color w:val="000000" w:themeColor="text1"/>
        </w:rPr>
      </w:pPr>
    </w:p>
    <w:p w:rsidR="005769EE" w:rsidRPr="005769EE" w:rsidRDefault="005769EE" w:rsidP="003A4483">
      <w:pPr>
        <w:tabs>
          <w:tab w:val="left" w:pos="5955"/>
        </w:tabs>
        <w:jc w:val="both"/>
        <w:rPr>
          <w:rFonts w:ascii="Arial" w:hAnsi="Arial" w:cs="Arial"/>
          <w:noProof/>
          <w:color w:val="000000" w:themeColor="text1"/>
        </w:rPr>
      </w:pPr>
      <w:r>
        <w:rPr>
          <w:rFonts w:ascii="Arial" w:hAnsi="Arial" w:cs="Arial"/>
          <w:noProof/>
          <w:color w:val="000000" w:themeColor="text1"/>
        </w:rPr>
        <w:t xml:space="preserve">Ref: </w:t>
      </w:r>
      <w:r>
        <w:rPr>
          <w:rFonts w:ascii="Arial" w:hAnsi="Arial" w:cs="Arial"/>
          <w:color w:val="008000"/>
          <w:sz w:val="20"/>
          <w:szCs w:val="20"/>
        </w:rPr>
        <w:t>www.iddd.de/umtsno/emfkrebs/4stress.gif</w:t>
      </w:r>
    </w:p>
    <w:p w:rsidR="005769EE" w:rsidRDefault="005769EE" w:rsidP="003A4483">
      <w:pPr>
        <w:tabs>
          <w:tab w:val="left" w:pos="5955"/>
        </w:tabs>
        <w:jc w:val="both"/>
        <w:rPr>
          <w:rFonts w:ascii="Arial" w:hAnsi="Arial" w:cs="Arial"/>
          <w:noProof/>
          <w:color w:val="0000FF"/>
        </w:rPr>
      </w:pPr>
      <w:r>
        <w:rPr>
          <w:rFonts w:ascii="Arial" w:hAnsi="Arial" w:cs="Arial"/>
          <w:noProof/>
          <w:color w:val="0000FF"/>
        </w:rPr>
        <w:t xml:space="preserve">                                             </w:t>
      </w:r>
    </w:p>
    <w:p w:rsidR="005769EE" w:rsidRDefault="005769EE" w:rsidP="003A4483">
      <w:pPr>
        <w:tabs>
          <w:tab w:val="left" w:pos="5955"/>
        </w:tabs>
        <w:jc w:val="both"/>
        <w:rPr>
          <w:rFonts w:ascii="Humnst777BT" w:hAnsi="Humnst777BT" w:cs="Humnst777BT"/>
          <w:color w:val="1F1A17"/>
        </w:rPr>
      </w:pPr>
      <w:r>
        <w:rPr>
          <w:rFonts w:ascii="Arial" w:hAnsi="Arial" w:cs="Arial"/>
          <w:noProof/>
          <w:color w:val="0000FF"/>
        </w:rPr>
        <w:t xml:space="preserve">                                    </w:t>
      </w:r>
    </w:p>
    <w:p w:rsidR="005769EE" w:rsidRPr="005769EE" w:rsidRDefault="005769EE" w:rsidP="003A4483">
      <w:pPr>
        <w:tabs>
          <w:tab w:val="left" w:pos="5955"/>
        </w:tabs>
        <w:jc w:val="both"/>
        <w:rPr>
          <w:rFonts w:ascii="Humnst777BT" w:hAnsi="Humnst777BT" w:cs="Humnst777BT"/>
          <w:color w:val="1F1A17"/>
        </w:rPr>
      </w:pPr>
    </w:p>
    <w:p w:rsidR="00B516CC" w:rsidRPr="00C26D6A" w:rsidRDefault="00993ACF" w:rsidP="003A4483">
      <w:pPr>
        <w:tabs>
          <w:tab w:val="left" w:pos="5955"/>
        </w:tabs>
        <w:jc w:val="both"/>
        <w:rPr>
          <w:color w:val="1F1A17"/>
        </w:rPr>
      </w:pPr>
      <w:r w:rsidRPr="005769EE">
        <w:rPr>
          <w:color w:val="1F1A17"/>
        </w:rPr>
        <w:t xml:space="preserve">The main function of the H2ax </w:t>
      </w:r>
      <w:r w:rsidR="00B516CC" w:rsidRPr="005769EE">
        <w:rPr>
          <w:color w:val="1F1A17"/>
        </w:rPr>
        <w:t>Histone involve</w:t>
      </w:r>
      <w:r w:rsidRPr="005769EE">
        <w:rPr>
          <w:color w:val="1F1A17"/>
        </w:rPr>
        <w:t xml:space="preserve"> in the DNA repair, </w:t>
      </w:r>
      <w:r w:rsidR="005769EE" w:rsidRPr="005769EE">
        <w:rPr>
          <w:color w:val="1F1A17"/>
        </w:rPr>
        <w:t xml:space="preserve">its defect syndromes, cell </w:t>
      </w:r>
      <w:proofErr w:type="spellStart"/>
      <w:r w:rsidR="005769EE" w:rsidRPr="005769EE">
        <w:rPr>
          <w:color w:val="1F1A17"/>
        </w:rPr>
        <w:t>growth,immnuoreceptors,etc</w:t>
      </w:r>
      <w:proofErr w:type="spellEnd"/>
      <w:r w:rsidR="005769EE" w:rsidRPr="005769EE">
        <w:rPr>
          <w:color w:val="1F1A17"/>
        </w:rPr>
        <w:t xml:space="preserve">.. H2ax is phosphorylated </w:t>
      </w:r>
      <w:r w:rsidR="00B516CC">
        <w:rPr>
          <w:color w:val="1F1A17"/>
        </w:rPr>
        <w:t xml:space="preserve"> in </w:t>
      </w:r>
      <w:proofErr w:type="spellStart"/>
      <w:r w:rsidR="00B516CC">
        <w:rPr>
          <w:color w:val="1F1A17"/>
        </w:rPr>
        <w:t>dna</w:t>
      </w:r>
      <w:proofErr w:type="spellEnd"/>
      <w:r w:rsidR="00B516CC">
        <w:rPr>
          <w:color w:val="1F1A17"/>
        </w:rPr>
        <w:t xml:space="preserve"> strand </w:t>
      </w:r>
      <w:proofErr w:type="spellStart"/>
      <w:r w:rsidR="00B516CC">
        <w:rPr>
          <w:color w:val="1F1A17"/>
        </w:rPr>
        <w:t>breakstr</w:t>
      </w:r>
      <w:r w:rsidR="005769EE" w:rsidRPr="005769EE">
        <w:rPr>
          <w:color w:val="1F1A17"/>
        </w:rPr>
        <w:t>and</w:t>
      </w:r>
      <w:proofErr w:type="spellEnd"/>
      <w:r w:rsidR="005769EE" w:rsidRPr="005769EE">
        <w:rPr>
          <w:color w:val="1F1A17"/>
        </w:rPr>
        <w:t xml:space="preserve"> </w:t>
      </w:r>
      <w:r w:rsidR="00B516CC">
        <w:rPr>
          <w:color w:val="1F1A17"/>
        </w:rPr>
        <w:t xml:space="preserve">s and </w:t>
      </w:r>
      <w:r w:rsidR="005769EE" w:rsidRPr="005769EE">
        <w:rPr>
          <w:color w:val="1F1A17"/>
        </w:rPr>
        <w:t>participate into some cellular metabolic activities</w:t>
      </w:r>
      <w:r w:rsidR="005769EE" w:rsidRPr="005769EE">
        <w:rPr>
          <w:rFonts w:ascii="Humnst777BT" w:hAnsi="Humnst777BT" w:cs="Humnst777BT"/>
          <w:color w:val="1F1A17"/>
        </w:rPr>
        <w:t>.</w:t>
      </w:r>
      <w:r w:rsidR="00B516CC" w:rsidRPr="00B516CC">
        <w:rPr>
          <w:color w:val="1F1A17"/>
        </w:rPr>
        <w:t>it</w:t>
      </w:r>
      <w:r w:rsidR="00B516CC">
        <w:rPr>
          <w:rFonts w:ascii="Humnst777BT" w:hAnsi="Humnst777BT" w:cs="Humnst777BT"/>
          <w:color w:val="1F1A17"/>
        </w:rPr>
        <w:t xml:space="preserve"> </w:t>
      </w:r>
      <w:r w:rsidR="00BF6830" w:rsidRPr="00C26D6A">
        <w:rPr>
          <w:color w:val="1F1A17"/>
        </w:rPr>
        <w:t xml:space="preserve">is </w:t>
      </w:r>
      <w:proofErr w:type="spellStart"/>
      <w:r w:rsidR="00BF6830" w:rsidRPr="00C26D6A">
        <w:rPr>
          <w:color w:val="1F1A17"/>
        </w:rPr>
        <w:t>phosphorelation</w:t>
      </w:r>
      <w:proofErr w:type="spellEnd"/>
      <w:r w:rsidR="00BF6830" w:rsidRPr="00C26D6A">
        <w:rPr>
          <w:color w:val="1F1A17"/>
        </w:rPr>
        <w:t xml:space="preserve"> induces ataxia </w:t>
      </w:r>
      <w:proofErr w:type="spellStart"/>
      <w:r w:rsidR="00BF6830" w:rsidRPr="00C26D6A">
        <w:rPr>
          <w:color w:val="1F1A17"/>
        </w:rPr>
        <w:t>talasenia</w:t>
      </w:r>
      <w:proofErr w:type="spellEnd"/>
      <w:r w:rsidR="00BF6830" w:rsidRPr="00C26D6A">
        <w:rPr>
          <w:color w:val="1F1A17"/>
        </w:rPr>
        <w:t xml:space="preserve">  related proteins(ATR),these fragment initiate  to DNA dependent protein kinase. The hypersensitivity of histones  be induced DNA double strand breaks.</w:t>
      </w:r>
    </w:p>
    <w:p w:rsidR="00BF6830" w:rsidRPr="00C26D6A" w:rsidRDefault="00BF6830" w:rsidP="003A4483">
      <w:pPr>
        <w:tabs>
          <w:tab w:val="left" w:pos="5955"/>
        </w:tabs>
        <w:jc w:val="both"/>
        <w:rPr>
          <w:color w:val="1F1A17"/>
        </w:rPr>
      </w:pPr>
    </w:p>
    <w:p w:rsidR="00BF6830" w:rsidRDefault="00BF6830" w:rsidP="003A4483">
      <w:pPr>
        <w:tabs>
          <w:tab w:val="left" w:pos="5955"/>
        </w:tabs>
        <w:jc w:val="both"/>
        <w:rPr>
          <w:color w:val="1F1A17"/>
        </w:rPr>
      </w:pPr>
      <w:r w:rsidRPr="00C26D6A">
        <w:rPr>
          <w:color w:val="1F1A17"/>
        </w:rPr>
        <w:t>It has noticed that H2ax is very important for DNA repair and damage</w:t>
      </w:r>
      <w:r w:rsidR="00C26D6A">
        <w:rPr>
          <w:color w:val="1F1A17"/>
        </w:rPr>
        <w:t xml:space="preserve">, when it overexpress </w:t>
      </w:r>
      <w:r w:rsidR="00C26D6A" w:rsidRPr="00C26D6A">
        <w:rPr>
          <w:color w:val="1F1A17"/>
        </w:rPr>
        <w:t xml:space="preserve"> chromatin structures  of DSBs form nuclear foci.</w:t>
      </w:r>
    </w:p>
    <w:p w:rsidR="00C26D6A" w:rsidRDefault="00C26D6A" w:rsidP="003A4483">
      <w:pPr>
        <w:tabs>
          <w:tab w:val="left" w:pos="5955"/>
        </w:tabs>
        <w:jc w:val="both"/>
        <w:rPr>
          <w:color w:val="1F1A17"/>
        </w:rPr>
      </w:pPr>
    </w:p>
    <w:p w:rsidR="00C26D6A" w:rsidRDefault="00C26D6A" w:rsidP="003A4483">
      <w:pPr>
        <w:tabs>
          <w:tab w:val="left" w:pos="5955"/>
        </w:tabs>
        <w:jc w:val="both"/>
        <w:rPr>
          <w:color w:val="1F1A17"/>
        </w:rPr>
      </w:pPr>
      <w:r>
        <w:rPr>
          <w:color w:val="1F1A17"/>
        </w:rPr>
        <w:t xml:space="preserve">H2ax assay is widely used in the estimating the amount of double strand breaks with the ionising radiation and agent with the repair kinetics. It is major marker for the screening the therapeutic agents  using in  </w:t>
      </w:r>
      <w:proofErr w:type="spellStart"/>
      <w:r>
        <w:rPr>
          <w:color w:val="1F1A17"/>
        </w:rPr>
        <w:t>bothcancer</w:t>
      </w:r>
      <w:proofErr w:type="spellEnd"/>
      <w:r>
        <w:rPr>
          <w:color w:val="1F1A17"/>
        </w:rPr>
        <w:t xml:space="preserve"> cells and normal cells, using </w:t>
      </w:r>
      <w:proofErr w:type="spellStart"/>
      <w:r>
        <w:rPr>
          <w:color w:val="1F1A17"/>
        </w:rPr>
        <w:t>invivo</w:t>
      </w:r>
      <w:proofErr w:type="spellEnd"/>
      <w:r>
        <w:rPr>
          <w:color w:val="1F1A17"/>
        </w:rPr>
        <w:t xml:space="preserve"> and invitro. </w:t>
      </w:r>
    </w:p>
    <w:p w:rsidR="00C26D6A" w:rsidRDefault="00C26D6A" w:rsidP="003A4483">
      <w:pPr>
        <w:tabs>
          <w:tab w:val="left" w:pos="5955"/>
        </w:tabs>
        <w:jc w:val="both"/>
        <w:rPr>
          <w:color w:val="1F1A17"/>
        </w:rPr>
      </w:pPr>
    </w:p>
    <w:p w:rsidR="00C26D6A" w:rsidRPr="00C26D6A" w:rsidRDefault="00C26D6A" w:rsidP="003A4483">
      <w:pPr>
        <w:tabs>
          <w:tab w:val="left" w:pos="5955"/>
        </w:tabs>
        <w:jc w:val="both"/>
        <w:rPr>
          <w:color w:val="1F1A17"/>
        </w:rPr>
      </w:pPr>
    </w:p>
    <w:p w:rsidR="008B4636" w:rsidRPr="00C26D6A" w:rsidRDefault="008B4636" w:rsidP="003A4483">
      <w:pPr>
        <w:tabs>
          <w:tab w:val="left" w:pos="5955"/>
        </w:tabs>
        <w:jc w:val="both"/>
      </w:pPr>
    </w:p>
    <w:p w:rsidR="008B4636" w:rsidRDefault="008B4636" w:rsidP="003A4483">
      <w:pPr>
        <w:tabs>
          <w:tab w:val="left" w:pos="5955"/>
        </w:tabs>
        <w:jc w:val="both"/>
      </w:pPr>
    </w:p>
    <w:p w:rsidR="008B4636" w:rsidRDefault="008B4636" w:rsidP="003A4483">
      <w:pPr>
        <w:tabs>
          <w:tab w:val="left" w:pos="5955"/>
        </w:tabs>
        <w:jc w:val="both"/>
      </w:pPr>
    </w:p>
    <w:p w:rsidR="008B4636" w:rsidRDefault="00C26D6A" w:rsidP="003A4483">
      <w:pPr>
        <w:tabs>
          <w:tab w:val="left" w:pos="5955"/>
        </w:tabs>
        <w:jc w:val="both"/>
        <w:rPr>
          <w:b/>
        </w:rPr>
      </w:pPr>
      <w:r>
        <w:rPr>
          <w:b/>
        </w:rPr>
        <w:t xml:space="preserve">                             </w:t>
      </w:r>
      <w:r w:rsidRPr="00C26D6A">
        <w:rPr>
          <w:rFonts w:ascii="Arial" w:hAnsi="Arial" w:cs="Arial"/>
          <w:b/>
          <w:noProof/>
          <w:color w:val="0000FF"/>
          <w:lang w:val="en-US" w:eastAsia="en-US"/>
        </w:rPr>
        <w:drawing>
          <wp:inline distT="0" distB="0" distL="0" distR="0">
            <wp:extent cx="2762250" cy="2333625"/>
            <wp:effectExtent l="19050" t="0" r="0" b="0"/>
            <wp:docPr id="16" name="ipf8GrBuKR1lCoAjM:" descr="http://t1.gstatic.com/images?q=tbn:8GrBuKR1lCoAjM:http://www.activemotif.com/images/product_details/39117_1.jp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f8GrBuKR1lCoAjM:" descr="http://t1.gstatic.com/images?q=tbn:8GrBuKR1lCoAjM:http://www.activemotif.com/images/product_details/39117_1.jpg">
                      <a:hlinkClick r:id="rId19"/>
                    </pic:cNvPr>
                    <pic:cNvPicPr>
                      <a:picLocks noChangeAspect="1" noChangeArrowheads="1"/>
                    </pic:cNvPicPr>
                  </pic:nvPicPr>
                  <pic:blipFill>
                    <a:blip r:embed="rId20" cstate="print"/>
                    <a:srcRect/>
                    <a:stretch>
                      <a:fillRect/>
                    </a:stretch>
                  </pic:blipFill>
                  <pic:spPr bwMode="auto">
                    <a:xfrm>
                      <a:off x="0" y="0"/>
                      <a:ext cx="2762250" cy="2333625"/>
                    </a:xfrm>
                    <a:prstGeom prst="rect">
                      <a:avLst/>
                    </a:prstGeom>
                    <a:noFill/>
                    <a:ln w="9525">
                      <a:noFill/>
                      <a:miter lim="800000"/>
                      <a:headEnd/>
                      <a:tailEnd/>
                    </a:ln>
                  </pic:spPr>
                </pic:pic>
              </a:graphicData>
            </a:graphic>
          </wp:inline>
        </w:drawing>
      </w:r>
    </w:p>
    <w:p w:rsidR="00D56B2D" w:rsidRDefault="00D56B2D" w:rsidP="003A4483">
      <w:pPr>
        <w:tabs>
          <w:tab w:val="left" w:pos="5955"/>
        </w:tabs>
        <w:jc w:val="both"/>
        <w:rPr>
          <w:b/>
        </w:rPr>
      </w:pPr>
    </w:p>
    <w:p w:rsidR="00D56B2D" w:rsidRDefault="00D56B2D" w:rsidP="003A4483">
      <w:pPr>
        <w:tabs>
          <w:tab w:val="left" w:pos="5955"/>
        </w:tabs>
        <w:jc w:val="both"/>
      </w:pPr>
    </w:p>
    <w:p w:rsidR="00D56B2D" w:rsidRPr="00D56B2D" w:rsidRDefault="00D56B2D" w:rsidP="003A4483">
      <w:pPr>
        <w:tabs>
          <w:tab w:val="left" w:pos="5955"/>
        </w:tabs>
        <w:jc w:val="both"/>
      </w:pPr>
      <w:proofErr w:type="spellStart"/>
      <w:r>
        <w:t>FigIV</w:t>
      </w:r>
      <w:proofErr w:type="spellEnd"/>
      <w:r>
        <w:t xml:space="preserve"> b: it show the </w:t>
      </w:r>
      <w:proofErr w:type="spellStart"/>
      <w:r>
        <w:t>phosphorelated</w:t>
      </w:r>
      <w:proofErr w:type="spellEnd"/>
      <w:r>
        <w:t xml:space="preserve"> figures of H2ax assay , whereas these cells are </w:t>
      </w:r>
      <w:proofErr w:type="spellStart"/>
      <w:r>
        <w:t>phosphorelated</w:t>
      </w:r>
      <w:proofErr w:type="spellEnd"/>
      <w:r>
        <w:t xml:space="preserve"> </w:t>
      </w:r>
      <w:proofErr w:type="spellStart"/>
      <w:r>
        <w:t>withserine</w:t>
      </w:r>
      <w:proofErr w:type="spellEnd"/>
      <w:r>
        <w:t xml:space="preserve"> 135 .</w:t>
      </w:r>
    </w:p>
    <w:p w:rsidR="008B4636" w:rsidRDefault="008B4636" w:rsidP="003A4483">
      <w:pPr>
        <w:tabs>
          <w:tab w:val="left" w:pos="5955"/>
        </w:tabs>
        <w:jc w:val="both"/>
        <w:rPr>
          <w:b/>
        </w:rPr>
      </w:pPr>
    </w:p>
    <w:p w:rsidR="00D56B2D" w:rsidRPr="00D56B2D" w:rsidRDefault="00D56B2D" w:rsidP="003A4483">
      <w:pPr>
        <w:tabs>
          <w:tab w:val="left" w:pos="5955"/>
        </w:tabs>
        <w:jc w:val="both"/>
      </w:pPr>
    </w:p>
    <w:p w:rsidR="00D56B2D" w:rsidRDefault="00D56B2D" w:rsidP="003A4483">
      <w:pPr>
        <w:tabs>
          <w:tab w:val="left" w:pos="5955"/>
        </w:tabs>
        <w:jc w:val="both"/>
      </w:pPr>
      <w:r w:rsidRPr="00D56B2D">
        <w:t>H2ax assay</w:t>
      </w:r>
      <w:r>
        <w:t xml:space="preserve"> is have some quite features about the procedure time , which it takes that couple of days procedure to formation of </w:t>
      </w:r>
      <w:proofErr w:type="spellStart"/>
      <w:r>
        <w:t>focis</w:t>
      </w:r>
      <w:proofErr w:type="spellEnd"/>
      <w:r>
        <w:t>. It is very reliable and economic to use.</w:t>
      </w:r>
    </w:p>
    <w:p w:rsidR="00D56B2D" w:rsidRDefault="00D56B2D" w:rsidP="003A4483">
      <w:pPr>
        <w:tabs>
          <w:tab w:val="left" w:pos="5955"/>
        </w:tabs>
        <w:jc w:val="both"/>
      </w:pPr>
    </w:p>
    <w:p w:rsidR="008B4636" w:rsidRDefault="00D56B2D" w:rsidP="003A4483">
      <w:pPr>
        <w:tabs>
          <w:tab w:val="left" w:pos="5955"/>
        </w:tabs>
        <w:jc w:val="both"/>
      </w:pPr>
      <w:r>
        <w:t xml:space="preserve">Some of the </w:t>
      </w:r>
      <w:proofErr w:type="spellStart"/>
      <w:r>
        <w:t>equipments</w:t>
      </w:r>
      <w:proofErr w:type="spellEnd"/>
      <w:r>
        <w:t xml:space="preserve"> using in this experiment like flow cytometry for estimating.</w:t>
      </w:r>
    </w:p>
    <w:p w:rsidR="00B24567" w:rsidRDefault="00B24567" w:rsidP="003A4483">
      <w:pPr>
        <w:tabs>
          <w:tab w:val="left" w:pos="5955"/>
        </w:tabs>
        <w:jc w:val="both"/>
      </w:pPr>
    </w:p>
    <w:p w:rsidR="00B24567" w:rsidRDefault="00B24567" w:rsidP="003A4483">
      <w:pPr>
        <w:tabs>
          <w:tab w:val="left" w:pos="5955"/>
        </w:tabs>
        <w:jc w:val="both"/>
      </w:pPr>
    </w:p>
    <w:p w:rsidR="00B24567" w:rsidRDefault="00B24567" w:rsidP="003A4483">
      <w:pPr>
        <w:tabs>
          <w:tab w:val="left" w:pos="5955"/>
        </w:tabs>
        <w:jc w:val="both"/>
      </w:pPr>
    </w:p>
    <w:p w:rsidR="008B4636" w:rsidRPr="00B24567" w:rsidRDefault="00B24567" w:rsidP="003A4483">
      <w:pPr>
        <w:tabs>
          <w:tab w:val="left" w:pos="5955"/>
        </w:tabs>
        <w:jc w:val="both"/>
        <w:rPr>
          <w:b/>
        </w:rPr>
      </w:pPr>
      <w:r w:rsidRPr="00B24567">
        <w:rPr>
          <w:b/>
        </w:rPr>
        <w:lastRenderedPageBreak/>
        <w:t>Major features of each individual assay</w:t>
      </w:r>
      <w:r>
        <w:rPr>
          <w:b/>
        </w:rPr>
        <w:t>:</w:t>
      </w:r>
    </w:p>
    <w:p w:rsidR="00B24567" w:rsidRDefault="00B24567" w:rsidP="003A4483">
      <w:pPr>
        <w:tabs>
          <w:tab w:val="left" w:pos="5955"/>
        </w:tabs>
        <w:jc w:val="both"/>
      </w:pPr>
    </w:p>
    <w:tbl>
      <w:tblPr>
        <w:tblStyle w:val="TableGrid"/>
        <w:tblW w:w="0" w:type="auto"/>
        <w:tblLook w:val="04A0" w:firstRow="1" w:lastRow="0" w:firstColumn="1" w:lastColumn="0" w:noHBand="0" w:noVBand="1"/>
      </w:tblPr>
      <w:tblGrid>
        <w:gridCol w:w="2308"/>
        <w:gridCol w:w="2310"/>
        <w:gridCol w:w="2312"/>
        <w:gridCol w:w="2312"/>
      </w:tblGrid>
      <w:tr w:rsidR="00D91FC7" w:rsidTr="003A4483">
        <w:tc>
          <w:tcPr>
            <w:tcW w:w="2308" w:type="dxa"/>
          </w:tcPr>
          <w:p w:rsidR="00D91FC7" w:rsidRDefault="00D91FC7" w:rsidP="003A4483">
            <w:pPr>
              <w:tabs>
                <w:tab w:val="left" w:pos="5955"/>
              </w:tabs>
              <w:jc w:val="both"/>
            </w:pPr>
            <w:del w:id="9" w:author="Student" w:date="2010-11-04T10:38:00Z">
              <w:r w:rsidDel="00C670EC">
                <w:delText>Co</w:delText>
              </w:r>
            </w:del>
            <w:proofErr w:type="spellStart"/>
            <w:r>
              <w:t>lonogenic</w:t>
            </w:r>
            <w:proofErr w:type="spellEnd"/>
            <w:r>
              <w:t xml:space="preserve"> assay</w:t>
            </w:r>
          </w:p>
        </w:tc>
        <w:tc>
          <w:tcPr>
            <w:tcW w:w="2310" w:type="dxa"/>
          </w:tcPr>
          <w:p w:rsidR="00D91FC7" w:rsidRDefault="00D91FC7" w:rsidP="003A4483">
            <w:pPr>
              <w:tabs>
                <w:tab w:val="left" w:pos="5955"/>
              </w:tabs>
              <w:jc w:val="both"/>
            </w:pPr>
            <w:r>
              <w:t>gammaH2AX Assay</w:t>
            </w:r>
          </w:p>
        </w:tc>
        <w:tc>
          <w:tcPr>
            <w:tcW w:w="2312" w:type="dxa"/>
          </w:tcPr>
          <w:p w:rsidR="00D91FC7" w:rsidRDefault="00D91FC7" w:rsidP="003A4483">
            <w:pPr>
              <w:tabs>
                <w:tab w:val="left" w:pos="5955"/>
              </w:tabs>
              <w:jc w:val="both"/>
            </w:pPr>
            <w:proofErr w:type="spellStart"/>
            <w:r>
              <w:t>Commet</w:t>
            </w:r>
            <w:proofErr w:type="spellEnd"/>
            <w:r>
              <w:t xml:space="preserve"> Assay</w:t>
            </w:r>
          </w:p>
        </w:tc>
        <w:tc>
          <w:tcPr>
            <w:tcW w:w="2312" w:type="dxa"/>
          </w:tcPr>
          <w:p w:rsidR="00D91FC7" w:rsidRDefault="00D91FC7" w:rsidP="003A4483">
            <w:pPr>
              <w:tabs>
                <w:tab w:val="left" w:pos="5955"/>
              </w:tabs>
              <w:jc w:val="both"/>
            </w:pPr>
            <w:r>
              <w:t>Micronucleus assay</w:t>
            </w:r>
          </w:p>
        </w:tc>
      </w:tr>
      <w:tr w:rsidR="00D91FC7" w:rsidTr="003A4483">
        <w:tc>
          <w:tcPr>
            <w:tcW w:w="2308" w:type="dxa"/>
          </w:tcPr>
          <w:p w:rsidR="00D91FC7" w:rsidRDefault="005A73D4" w:rsidP="003A4483">
            <w:pPr>
              <w:tabs>
                <w:tab w:val="left" w:pos="5955"/>
              </w:tabs>
              <w:jc w:val="both"/>
            </w:pPr>
            <w:r>
              <w:t>1.It is simple and measures the sensitivity in cancer therapeutic patients.</w:t>
            </w:r>
          </w:p>
          <w:p w:rsidR="005A73D4" w:rsidRDefault="005A73D4" w:rsidP="003A4483">
            <w:pPr>
              <w:tabs>
                <w:tab w:val="left" w:pos="5955"/>
              </w:tabs>
              <w:jc w:val="both"/>
            </w:pPr>
            <w:r>
              <w:t xml:space="preserve">2.it works on ionised radiation for repair , </w:t>
            </w:r>
            <w:proofErr w:type="spellStart"/>
            <w:r>
              <w:t>ehich</w:t>
            </w:r>
            <w:proofErr w:type="spellEnd"/>
            <w:r>
              <w:t xml:space="preserve"> colonies formed under certain </w:t>
            </w:r>
            <w:proofErr w:type="spellStart"/>
            <w:r>
              <w:t>itme</w:t>
            </w:r>
            <w:proofErr w:type="spellEnd"/>
            <w:r>
              <w:t xml:space="preserve"> of incubation.</w:t>
            </w:r>
          </w:p>
        </w:tc>
        <w:tc>
          <w:tcPr>
            <w:tcW w:w="2310" w:type="dxa"/>
          </w:tcPr>
          <w:p w:rsidR="00D91FC7" w:rsidRDefault="005A73D4" w:rsidP="003A4483">
            <w:pPr>
              <w:tabs>
                <w:tab w:val="left" w:pos="5955"/>
              </w:tabs>
              <w:jc w:val="both"/>
            </w:pPr>
            <w:r>
              <w:t xml:space="preserve">1.It is histone protein involved for the </w:t>
            </w:r>
            <w:proofErr w:type="spellStart"/>
            <w:r>
              <w:t>Dna</w:t>
            </w:r>
            <w:proofErr w:type="spellEnd"/>
            <w:r>
              <w:t xml:space="preserve"> repair ,</w:t>
            </w:r>
            <w:proofErr w:type="spellStart"/>
            <w:r>
              <w:t>damge</w:t>
            </w:r>
            <w:proofErr w:type="spellEnd"/>
            <w:r>
              <w:t xml:space="preserve"> kind of things.</w:t>
            </w:r>
          </w:p>
          <w:p w:rsidR="005A73D4" w:rsidRDefault="005A73D4" w:rsidP="003A4483">
            <w:pPr>
              <w:tabs>
                <w:tab w:val="left" w:pos="5955"/>
              </w:tabs>
              <w:jc w:val="both"/>
            </w:pPr>
            <w:r>
              <w:t xml:space="preserve">2.it is </w:t>
            </w:r>
            <w:proofErr w:type="spellStart"/>
            <w:r>
              <w:t>phophorelates</w:t>
            </w:r>
            <w:proofErr w:type="spellEnd"/>
            <w:r>
              <w:t xml:space="preserve"> for the concerned </w:t>
            </w:r>
            <w:proofErr w:type="spellStart"/>
            <w:r>
              <w:t>repair,etc</w:t>
            </w:r>
            <w:proofErr w:type="spellEnd"/>
            <w:r>
              <w:t>. Whereas here it takes less time.</w:t>
            </w:r>
          </w:p>
        </w:tc>
        <w:tc>
          <w:tcPr>
            <w:tcW w:w="2312" w:type="dxa"/>
          </w:tcPr>
          <w:p w:rsidR="00D91FC7" w:rsidRDefault="009E48C3" w:rsidP="003A4483">
            <w:pPr>
              <w:tabs>
                <w:tab w:val="left" w:pos="5955"/>
              </w:tabs>
              <w:jc w:val="both"/>
            </w:pPr>
            <w:r>
              <w:t xml:space="preserve">1.It is also simple and rapid test  for the detection of </w:t>
            </w:r>
            <w:proofErr w:type="spellStart"/>
            <w:r>
              <w:t>genetoxicity</w:t>
            </w:r>
            <w:proofErr w:type="spellEnd"/>
            <w:r>
              <w:t xml:space="preserve">. </w:t>
            </w:r>
          </w:p>
          <w:p w:rsidR="009E48C3" w:rsidRDefault="009E48C3" w:rsidP="003A4483">
            <w:pPr>
              <w:tabs>
                <w:tab w:val="left" w:pos="5955"/>
              </w:tabs>
              <w:jc w:val="both"/>
            </w:pPr>
            <w:r>
              <w:t xml:space="preserve">2.comet assay works on the </w:t>
            </w:r>
            <w:r w:rsidR="003A4483">
              <w:t>electrophoresis.</w:t>
            </w:r>
          </w:p>
        </w:tc>
        <w:tc>
          <w:tcPr>
            <w:tcW w:w="2312" w:type="dxa"/>
          </w:tcPr>
          <w:p w:rsidR="00D91FC7" w:rsidRDefault="003A4483" w:rsidP="003A4483">
            <w:pPr>
              <w:tabs>
                <w:tab w:val="left" w:pos="5955"/>
              </w:tabs>
              <w:jc w:val="both"/>
            </w:pPr>
            <w:r>
              <w:t>1.Micronucleus assay is using for the chromosomal , which detects chromosomal abnormalities ,nuclei was formed.</w:t>
            </w:r>
          </w:p>
          <w:p w:rsidR="003A4483" w:rsidRDefault="003A4483" w:rsidP="003A4483">
            <w:pPr>
              <w:tabs>
                <w:tab w:val="left" w:pos="5955"/>
              </w:tabs>
              <w:jc w:val="both"/>
            </w:pPr>
            <w:r>
              <w:t>2.it damages the chemical mutagens in the cytoplasm.</w:t>
            </w:r>
          </w:p>
        </w:tc>
      </w:tr>
    </w:tbl>
    <w:p w:rsidR="00B24567" w:rsidRDefault="00B24567" w:rsidP="003A4483">
      <w:pPr>
        <w:tabs>
          <w:tab w:val="left" w:pos="5955"/>
        </w:tabs>
        <w:jc w:val="both"/>
      </w:pPr>
    </w:p>
    <w:p w:rsidR="00B24567" w:rsidRDefault="00B24567" w:rsidP="003A4483">
      <w:pPr>
        <w:tabs>
          <w:tab w:val="left" w:pos="5955"/>
        </w:tabs>
        <w:jc w:val="both"/>
      </w:pPr>
    </w:p>
    <w:p w:rsidR="00B24567" w:rsidRDefault="00B24567" w:rsidP="003A4483">
      <w:pPr>
        <w:tabs>
          <w:tab w:val="left" w:pos="5955"/>
        </w:tabs>
        <w:jc w:val="both"/>
        <w:rPr>
          <w:b/>
        </w:rPr>
      </w:pPr>
      <w:r w:rsidRPr="00B24567">
        <w:rPr>
          <w:b/>
        </w:rPr>
        <w:t>How would radiotherapy is lethal  f</w:t>
      </w:r>
      <w:r>
        <w:rPr>
          <w:b/>
        </w:rPr>
        <w:t>o</w:t>
      </w:r>
      <w:r w:rsidRPr="00B24567">
        <w:rPr>
          <w:b/>
        </w:rPr>
        <w:t>r some Patients:</w:t>
      </w:r>
    </w:p>
    <w:p w:rsidR="00A5189A" w:rsidRDefault="00A5189A" w:rsidP="003A4483">
      <w:pPr>
        <w:tabs>
          <w:tab w:val="left" w:pos="5955"/>
        </w:tabs>
        <w:jc w:val="both"/>
        <w:rPr>
          <w:b/>
        </w:rPr>
      </w:pPr>
    </w:p>
    <w:p w:rsidR="00A5189A" w:rsidRDefault="00A5189A" w:rsidP="003A4483">
      <w:pPr>
        <w:tabs>
          <w:tab w:val="left" w:pos="5955"/>
        </w:tabs>
        <w:jc w:val="both"/>
      </w:pPr>
      <w:r>
        <w:t xml:space="preserve">Radiotherapy is the give less pain to patients while treatment, which directly triggers the suspected area in the where tumours are there. After treatment it may causes the side effects  for patient, depends on the type  of  cancer suffered by the areas. Most of time the  </w:t>
      </w:r>
      <w:proofErr w:type="spellStart"/>
      <w:r>
        <w:t>radion</w:t>
      </w:r>
      <w:proofErr w:type="spellEnd"/>
      <w:r>
        <w:t xml:space="preserve"> ray work on the tumour s, due to certain cases it may effect on the health cell which is </w:t>
      </w:r>
      <w:proofErr w:type="spellStart"/>
      <w:r>
        <w:t>surrouns</w:t>
      </w:r>
      <w:proofErr w:type="spellEnd"/>
      <w:r>
        <w:t xml:space="preserve"> the tumour. Due to this repair, DNA damage occurs in healthy cells , for this symptoms of </w:t>
      </w:r>
      <w:proofErr w:type="spellStart"/>
      <w:r>
        <w:t>irritation,itching,loss</w:t>
      </w:r>
      <w:proofErr w:type="spellEnd"/>
      <w:r>
        <w:t xml:space="preserve"> of </w:t>
      </w:r>
      <w:proofErr w:type="spellStart"/>
      <w:r>
        <w:t>hair,etc</w:t>
      </w:r>
      <w:proofErr w:type="spellEnd"/>
      <w:r>
        <w:t>..</w:t>
      </w:r>
    </w:p>
    <w:p w:rsidR="00032BC8" w:rsidRDefault="00032BC8" w:rsidP="003A4483">
      <w:pPr>
        <w:tabs>
          <w:tab w:val="left" w:pos="5955"/>
        </w:tabs>
        <w:jc w:val="both"/>
      </w:pPr>
    </w:p>
    <w:p w:rsidR="00032BC8" w:rsidRDefault="00032BC8" w:rsidP="003A4483">
      <w:pPr>
        <w:tabs>
          <w:tab w:val="left" w:pos="5955"/>
        </w:tabs>
        <w:jc w:val="both"/>
      </w:pPr>
    </w:p>
    <w:p w:rsidR="00032BC8" w:rsidRDefault="00032BC8" w:rsidP="003A4483">
      <w:pPr>
        <w:tabs>
          <w:tab w:val="left" w:pos="5955"/>
        </w:tabs>
        <w:jc w:val="both"/>
      </w:pPr>
    </w:p>
    <w:p w:rsidR="00032BC8" w:rsidRDefault="00032BC8" w:rsidP="003A4483">
      <w:pPr>
        <w:tabs>
          <w:tab w:val="left" w:pos="5955"/>
        </w:tabs>
        <w:jc w:val="both"/>
      </w:pPr>
    </w:p>
    <w:p w:rsidR="00032BC8" w:rsidRDefault="00032BC8" w:rsidP="003A4483">
      <w:pPr>
        <w:tabs>
          <w:tab w:val="left" w:pos="5955"/>
        </w:tabs>
        <w:jc w:val="both"/>
        <w:rPr>
          <w:b/>
        </w:rPr>
      </w:pPr>
      <w:r w:rsidRPr="00032BC8">
        <w:rPr>
          <w:b/>
        </w:rPr>
        <w:t>CONCLUSION:</w:t>
      </w:r>
    </w:p>
    <w:p w:rsidR="00032BC8" w:rsidRDefault="00032BC8" w:rsidP="003A4483">
      <w:pPr>
        <w:tabs>
          <w:tab w:val="left" w:pos="5955"/>
        </w:tabs>
        <w:jc w:val="both"/>
        <w:rPr>
          <w:b/>
        </w:rPr>
      </w:pPr>
    </w:p>
    <w:p w:rsidR="00032BC8" w:rsidRDefault="00032BC8" w:rsidP="003A4483">
      <w:pPr>
        <w:tabs>
          <w:tab w:val="left" w:pos="5955"/>
        </w:tabs>
        <w:jc w:val="both"/>
      </w:pPr>
      <w:r>
        <w:t xml:space="preserve">Cancer </w:t>
      </w:r>
      <w:r w:rsidR="00331D25">
        <w:t>is characterised</w:t>
      </w:r>
      <w:r>
        <w:t xml:space="preserve"> by malignancy, which travel in the flow of blood  to other parts of the body</w:t>
      </w:r>
      <w:r w:rsidR="00AC2E33">
        <w:t xml:space="preserve">. Radiotherapy is the one of the therapeutic strategies in oncology which patients are treated with this. It very specific and sensible on the target </w:t>
      </w:r>
      <w:r w:rsidR="00F736D7">
        <w:t>area, but</w:t>
      </w:r>
      <w:r w:rsidR="00AC2E33">
        <w:t xml:space="preserve"> </w:t>
      </w:r>
      <w:proofErr w:type="spellStart"/>
      <w:r w:rsidR="00AC2E33">
        <w:t>some times</w:t>
      </w:r>
      <w:proofErr w:type="spellEnd"/>
      <w:r w:rsidR="00AC2E33">
        <w:t xml:space="preserve"> it may causes to other cells of the tissues. While during this treatment  some screening </w:t>
      </w:r>
      <w:proofErr w:type="spellStart"/>
      <w:r w:rsidR="00AC2E33">
        <w:t>methodsusing</w:t>
      </w:r>
      <w:proofErr w:type="spellEnd"/>
      <w:r w:rsidR="00AC2E33">
        <w:t xml:space="preserve"> to predict the sensible for the </w:t>
      </w:r>
      <w:proofErr w:type="spellStart"/>
      <w:r w:rsidR="00AC2E33">
        <w:t>treatement</w:t>
      </w:r>
      <w:proofErr w:type="spellEnd"/>
      <w:r w:rsidR="00AC2E33">
        <w:t xml:space="preserve">. The predictive assays are </w:t>
      </w:r>
      <w:proofErr w:type="spellStart"/>
      <w:r w:rsidR="00AC2E33">
        <w:t>Clonogenic</w:t>
      </w:r>
      <w:proofErr w:type="spellEnd"/>
      <w:r w:rsidR="00AC2E33">
        <w:t xml:space="preserve"> </w:t>
      </w:r>
      <w:proofErr w:type="spellStart"/>
      <w:r w:rsidR="00AC2E33">
        <w:t>assay,comet</w:t>
      </w:r>
      <w:proofErr w:type="spellEnd"/>
      <w:r w:rsidR="00AC2E33">
        <w:t xml:space="preserve"> </w:t>
      </w:r>
      <w:proofErr w:type="spellStart"/>
      <w:r w:rsidR="00AC2E33">
        <w:t>assay,micronucleus</w:t>
      </w:r>
      <w:proofErr w:type="spellEnd"/>
      <w:r w:rsidR="00AC2E33">
        <w:t xml:space="preserve"> assay, and Gamma H2ax assay</w:t>
      </w:r>
      <w:r w:rsidR="00AD2143">
        <w:t>, these can predict the therapies.</w:t>
      </w:r>
    </w:p>
    <w:p w:rsidR="00AD2143" w:rsidRDefault="00AD2143" w:rsidP="003A4483">
      <w:pPr>
        <w:tabs>
          <w:tab w:val="left" w:pos="5955"/>
        </w:tabs>
        <w:jc w:val="both"/>
      </w:pPr>
      <w:r>
        <w:t xml:space="preserve">These assays are very simple and quite procedural assays. Due to certain </w:t>
      </w:r>
      <w:proofErr w:type="spellStart"/>
      <w:r>
        <w:t>circumstances,induced</w:t>
      </w:r>
      <w:proofErr w:type="spellEnd"/>
      <w:r>
        <w:t xml:space="preserve"> chemical agents  the DNA repair, damage occur in the cells.</w:t>
      </w:r>
    </w:p>
    <w:p w:rsidR="00AD2143" w:rsidRDefault="00AD2143" w:rsidP="003A4483">
      <w:pPr>
        <w:tabs>
          <w:tab w:val="left" w:pos="5955"/>
        </w:tabs>
        <w:jc w:val="both"/>
      </w:pPr>
      <w:r>
        <w:t xml:space="preserve"> </w:t>
      </w:r>
    </w:p>
    <w:p w:rsidR="00AD2143" w:rsidRPr="00032BC8" w:rsidRDefault="00AD2143" w:rsidP="003A4483">
      <w:pPr>
        <w:tabs>
          <w:tab w:val="left" w:pos="5955"/>
        </w:tabs>
        <w:jc w:val="both"/>
      </w:pPr>
      <w:r>
        <w:t xml:space="preserve">                                 Among the four assays ,H2ax assay is quite economic, reliable assay which can easily </w:t>
      </w:r>
      <w:proofErr w:type="spellStart"/>
      <w:r>
        <w:t>acceseble</w:t>
      </w:r>
      <w:proofErr w:type="spellEnd"/>
      <w:r>
        <w:t xml:space="preserve"> to </w:t>
      </w:r>
      <w:proofErr w:type="spellStart"/>
      <w:r>
        <w:t>mankind,interms</w:t>
      </w:r>
      <w:proofErr w:type="spellEnd"/>
      <w:r>
        <w:t xml:space="preserve"> of results it resembles the accuracy …to be conclude radiotherapy is specific and reliable </w:t>
      </w:r>
      <w:proofErr w:type="spellStart"/>
      <w:r>
        <w:t>therapy,predict</w:t>
      </w:r>
      <w:proofErr w:type="spellEnd"/>
      <w:r>
        <w:t xml:space="preserve"> the lethal to patients with these assays.</w:t>
      </w:r>
    </w:p>
    <w:p w:rsidR="00A5189A" w:rsidRPr="00032BC8" w:rsidRDefault="00A5189A" w:rsidP="003A4483">
      <w:pPr>
        <w:tabs>
          <w:tab w:val="left" w:pos="5955"/>
        </w:tabs>
        <w:jc w:val="both"/>
      </w:pPr>
    </w:p>
    <w:p w:rsidR="00A5189A" w:rsidRDefault="00A5189A" w:rsidP="003A4483">
      <w:pPr>
        <w:tabs>
          <w:tab w:val="left" w:pos="5955"/>
        </w:tabs>
        <w:jc w:val="both"/>
      </w:pPr>
    </w:p>
    <w:p w:rsidR="00B24567" w:rsidRDefault="00A5189A" w:rsidP="003A4483">
      <w:pPr>
        <w:tabs>
          <w:tab w:val="left" w:pos="5955"/>
        </w:tabs>
        <w:jc w:val="both"/>
        <w:rPr>
          <w:b/>
        </w:rPr>
      </w:pPr>
      <w:r>
        <w:t xml:space="preserve">               </w:t>
      </w: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AD2143" w:rsidP="003A4483">
      <w:pPr>
        <w:tabs>
          <w:tab w:val="left" w:pos="5955"/>
        </w:tabs>
        <w:jc w:val="both"/>
        <w:rPr>
          <w:b/>
          <w:sz w:val="28"/>
          <w:szCs w:val="28"/>
        </w:rPr>
      </w:pPr>
      <w:r w:rsidRPr="00AD2143">
        <w:rPr>
          <w:b/>
          <w:sz w:val="28"/>
          <w:szCs w:val="28"/>
        </w:rPr>
        <w:lastRenderedPageBreak/>
        <w:t>References:</w:t>
      </w:r>
    </w:p>
    <w:p w:rsidR="00AD2143" w:rsidRDefault="00AD2143" w:rsidP="003A4483">
      <w:pPr>
        <w:tabs>
          <w:tab w:val="left" w:pos="5955"/>
        </w:tabs>
        <w:jc w:val="both"/>
        <w:rPr>
          <w:b/>
          <w:sz w:val="28"/>
          <w:szCs w:val="28"/>
        </w:rPr>
      </w:pPr>
    </w:p>
    <w:p w:rsidR="00AD2143" w:rsidRPr="00AD2143" w:rsidRDefault="00AD2143" w:rsidP="00AD2143">
      <w:pPr>
        <w:pStyle w:val="ListParagraph"/>
        <w:numPr>
          <w:ilvl w:val="0"/>
          <w:numId w:val="6"/>
        </w:numPr>
        <w:tabs>
          <w:tab w:val="left" w:pos="5955"/>
        </w:tabs>
        <w:jc w:val="both"/>
        <w:rPr>
          <w:rStyle w:val="citation"/>
          <w:color w:val="000000" w:themeColor="text1"/>
          <w:sz w:val="22"/>
          <w:szCs w:val="22"/>
        </w:rPr>
      </w:pPr>
      <w:r w:rsidRPr="00AD2143">
        <w:rPr>
          <w:rStyle w:val="citation"/>
          <w:sz w:val="22"/>
          <w:szCs w:val="22"/>
        </w:rPr>
        <w:t xml:space="preserve">Harrison LB, Chadha M, Hill RJ, Hu K, </w:t>
      </w:r>
      <w:proofErr w:type="spellStart"/>
      <w:r w:rsidRPr="00AD2143">
        <w:rPr>
          <w:rStyle w:val="citation"/>
          <w:sz w:val="22"/>
          <w:szCs w:val="22"/>
        </w:rPr>
        <w:t>Shasha</w:t>
      </w:r>
      <w:proofErr w:type="spellEnd"/>
      <w:r w:rsidRPr="00AD2143">
        <w:rPr>
          <w:rStyle w:val="citation"/>
          <w:sz w:val="22"/>
          <w:szCs w:val="22"/>
        </w:rPr>
        <w:t xml:space="preserve"> D (2002). </w:t>
      </w:r>
      <w:hyperlink r:id="rId21" w:history="1">
        <w:r w:rsidRPr="00AD2143">
          <w:rPr>
            <w:rStyle w:val="Hyperlink"/>
            <w:color w:val="000000" w:themeColor="text1"/>
            <w:sz w:val="22"/>
            <w:szCs w:val="22"/>
          </w:rPr>
          <w:t xml:space="preserve">"Impact of </w:t>
        </w:r>
        <w:proofErr w:type="spellStart"/>
        <w:r w:rsidRPr="00AD2143">
          <w:rPr>
            <w:rStyle w:val="Hyperlink"/>
            <w:color w:val="000000" w:themeColor="text1"/>
            <w:sz w:val="22"/>
            <w:szCs w:val="22"/>
          </w:rPr>
          <w:t>tumor</w:t>
        </w:r>
        <w:proofErr w:type="spellEnd"/>
        <w:r w:rsidRPr="00AD2143">
          <w:rPr>
            <w:rStyle w:val="Hyperlink"/>
            <w:color w:val="000000" w:themeColor="text1"/>
            <w:sz w:val="22"/>
            <w:szCs w:val="22"/>
          </w:rPr>
          <w:t xml:space="preserve"> hypoxia and </w:t>
        </w:r>
        <w:proofErr w:type="spellStart"/>
        <w:r w:rsidRPr="00AD2143">
          <w:rPr>
            <w:rStyle w:val="Hyperlink"/>
            <w:color w:val="000000" w:themeColor="text1"/>
            <w:sz w:val="22"/>
            <w:szCs w:val="22"/>
          </w:rPr>
          <w:t>anemia</w:t>
        </w:r>
        <w:proofErr w:type="spellEnd"/>
        <w:r w:rsidRPr="00AD2143">
          <w:rPr>
            <w:rStyle w:val="Hyperlink"/>
            <w:color w:val="000000" w:themeColor="text1"/>
            <w:sz w:val="22"/>
            <w:szCs w:val="22"/>
          </w:rPr>
          <w:t xml:space="preserve"> on radiation therapy outcomes"</w:t>
        </w:r>
      </w:hyperlink>
      <w:r w:rsidRPr="00AD2143">
        <w:rPr>
          <w:rStyle w:val="citation"/>
          <w:color w:val="000000" w:themeColor="text1"/>
          <w:sz w:val="22"/>
          <w:szCs w:val="22"/>
        </w:rPr>
        <w:t xml:space="preserve">. </w:t>
      </w:r>
      <w:r w:rsidRPr="00AD2143">
        <w:rPr>
          <w:rStyle w:val="citation"/>
          <w:i/>
          <w:iCs/>
          <w:color w:val="000000" w:themeColor="text1"/>
          <w:sz w:val="22"/>
          <w:szCs w:val="22"/>
        </w:rPr>
        <w:t>Oncologist</w:t>
      </w:r>
      <w:r w:rsidRPr="00AD2143">
        <w:rPr>
          <w:rStyle w:val="citation"/>
          <w:color w:val="000000" w:themeColor="text1"/>
          <w:sz w:val="22"/>
          <w:szCs w:val="22"/>
        </w:rPr>
        <w:t xml:space="preserve"> </w:t>
      </w:r>
      <w:r w:rsidRPr="00AD2143">
        <w:rPr>
          <w:rStyle w:val="citation"/>
          <w:b/>
          <w:bCs/>
          <w:color w:val="000000" w:themeColor="text1"/>
          <w:sz w:val="22"/>
          <w:szCs w:val="22"/>
        </w:rPr>
        <w:t>7</w:t>
      </w:r>
      <w:r w:rsidRPr="00AD2143">
        <w:rPr>
          <w:rStyle w:val="citation"/>
          <w:color w:val="000000" w:themeColor="text1"/>
          <w:sz w:val="22"/>
          <w:szCs w:val="22"/>
        </w:rPr>
        <w:t xml:space="preserve"> (6): 492–508. </w:t>
      </w:r>
    </w:p>
    <w:p w:rsidR="00AD2143" w:rsidRPr="00AD2143" w:rsidRDefault="00AD2143" w:rsidP="00AD2143">
      <w:pPr>
        <w:pStyle w:val="ListParagraph"/>
        <w:numPr>
          <w:ilvl w:val="0"/>
          <w:numId w:val="6"/>
        </w:numPr>
        <w:tabs>
          <w:tab w:val="left" w:pos="5955"/>
        </w:tabs>
        <w:jc w:val="both"/>
        <w:rPr>
          <w:color w:val="000000" w:themeColor="text1"/>
          <w:sz w:val="28"/>
          <w:szCs w:val="28"/>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Default="00B24567" w:rsidP="003A4483">
      <w:pPr>
        <w:tabs>
          <w:tab w:val="left" w:pos="5955"/>
        </w:tabs>
        <w:jc w:val="both"/>
        <w:rPr>
          <w:b/>
        </w:rPr>
      </w:pPr>
    </w:p>
    <w:p w:rsidR="00B24567" w:rsidRPr="00B24567" w:rsidRDefault="00B24567" w:rsidP="003A4483">
      <w:pPr>
        <w:tabs>
          <w:tab w:val="left" w:pos="5955"/>
        </w:tabs>
        <w:jc w:val="both"/>
        <w:rPr>
          <w:b/>
        </w:rPr>
      </w:pPr>
    </w:p>
    <w:sectPr w:rsidR="00B24567" w:rsidRPr="00B24567" w:rsidSect="00AB55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52DF" w:rsidRDefault="00ED52DF" w:rsidP="00E02339">
      <w:r>
        <w:separator/>
      </w:r>
    </w:p>
  </w:endnote>
  <w:endnote w:type="continuationSeparator" w:id="0">
    <w:p w:rsidR="00ED52DF" w:rsidRDefault="00ED52DF" w:rsidP="00E02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Italic">
    <w:altName w:val="Times New Roman"/>
    <w:panose1 w:val="00000000000000000000"/>
    <w:charset w:val="00"/>
    <w:family w:val="roman"/>
    <w:notTrueType/>
    <w:pitch w:val="default"/>
    <w:sig w:usb0="00000003" w:usb1="00000000" w:usb2="00000000" w:usb3="00000000" w:csb0="00000001" w:csb1="00000000"/>
  </w:font>
  <w:font w:name="Humnst777BT">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52DF" w:rsidRDefault="00ED52DF" w:rsidP="00E02339">
      <w:r>
        <w:separator/>
      </w:r>
    </w:p>
  </w:footnote>
  <w:footnote w:type="continuationSeparator" w:id="0">
    <w:p w:rsidR="00ED52DF" w:rsidRDefault="00ED52DF" w:rsidP="00E023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A21ED"/>
    <w:multiLevelType w:val="hybridMultilevel"/>
    <w:tmpl w:val="771AB12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2E2A92"/>
    <w:multiLevelType w:val="hybridMultilevel"/>
    <w:tmpl w:val="D45AFCF2"/>
    <w:lvl w:ilvl="0" w:tplc="5C06C2A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4D174201"/>
    <w:multiLevelType w:val="hybridMultilevel"/>
    <w:tmpl w:val="4E34B4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7A5211"/>
    <w:multiLevelType w:val="hybridMultilevel"/>
    <w:tmpl w:val="A4280498"/>
    <w:lvl w:ilvl="0" w:tplc="E4902584">
      <w:start w:val="1"/>
      <w:numFmt w:val="decimal"/>
      <w:lvlText w:val="%1."/>
      <w:lvlJc w:val="left"/>
      <w:pPr>
        <w:ind w:left="720" w:hanging="360"/>
      </w:pPr>
      <w:rPr>
        <w:rFonts w:hint="default"/>
        <w:color w:val="auto"/>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E9C567C"/>
    <w:multiLevelType w:val="hybridMultilevel"/>
    <w:tmpl w:val="516E720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A875B57"/>
    <w:multiLevelType w:val="multilevel"/>
    <w:tmpl w:val="DA12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hideSpellingError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DU2sTAwMjAzNjAwMbdQ0lEKTi0uzszPAykwrAUAu65/zSwAAAA="/>
  </w:docVars>
  <w:rsids>
    <w:rsidRoot w:val="00EF09D3"/>
    <w:rsid w:val="00021F80"/>
    <w:rsid w:val="00032BC8"/>
    <w:rsid w:val="000561DF"/>
    <w:rsid w:val="00062297"/>
    <w:rsid w:val="000A5302"/>
    <w:rsid w:val="000D34E9"/>
    <w:rsid w:val="000F0618"/>
    <w:rsid w:val="001303F4"/>
    <w:rsid w:val="00151F02"/>
    <w:rsid w:val="00167DB9"/>
    <w:rsid w:val="00177CF7"/>
    <w:rsid w:val="001A3811"/>
    <w:rsid w:val="001A6673"/>
    <w:rsid w:val="001D56A6"/>
    <w:rsid w:val="001E25AB"/>
    <w:rsid w:val="00261D0B"/>
    <w:rsid w:val="00270FC5"/>
    <w:rsid w:val="002C6722"/>
    <w:rsid w:val="002C789C"/>
    <w:rsid w:val="002D1517"/>
    <w:rsid w:val="002E49C7"/>
    <w:rsid w:val="002E5345"/>
    <w:rsid w:val="002E7B3D"/>
    <w:rsid w:val="00331D25"/>
    <w:rsid w:val="00332611"/>
    <w:rsid w:val="003A4483"/>
    <w:rsid w:val="003B72BA"/>
    <w:rsid w:val="003C4857"/>
    <w:rsid w:val="003F0FA8"/>
    <w:rsid w:val="003F2719"/>
    <w:rsid w:val="00414E64"/>
    <w:rsid w:val="00416ED9"/>
    <w:rsid w:val="00421BE2"/>
    <w:rsid w:val="00430AB9"/>
    <w:rsid w:val="00446335"/>
    <w:rsid w:val="00467EB9"/>
    <w:rsid w:val="00470E96"/>
    <w:rsid w:val="00482DC5"/>
    <w:rsid w:val="00490849"/>
    <w:rsid w:val="004B0F8E"/>
    <w:rsid w:val="004D7569"/>
    <w:rsid w:val="004E42C4"/>
    <w:rsid w:val="00502CB5"/>
    <w:rsid w:val="0053078C"/>
    <w:rsid w:val="00574B75"/>
    <w:rsid w:val="005769EE"/>
    <w:rsid w:val="00584F0B"/>
    <w:rsid w:val="005A73D4"/>
    <w:rsid w:val="005A7E84"/>
    <w:rsid w:val="005C082C"/>
    <w:rsid w:val="005C58BD"/>
    <w:rsid w:val="005C611E"/>
    <w:rsid w:val="005E11E9"/>
    <w:rsid w:val="005E70B6"/>
    <w:rsid w:val="005E79D9"/>
    <w:rsid w:val="005F213D"/>
    <w:rsid w:val="005F2BD3"/>
    <w:rsid w:val="005F5AEE"/>
    <w:rsid w:val="006332C2"/>
    <w:rsid w:val="00642E6C"/>
    <w:rsid w:val="0068031D"/>
    <w:rsid w:val="006850B0"/>
    <w:rsid w:val="00697741"/>
    <w:rsid w:val="006A48F6"/>
    <w:rsid w:val="006A7113"/>
    <w:rsid w:val="006B1651"/>
    <w:rsid w:val="006B168D"/>
    <w:rsid w:val="006B3DE3"/>
    <w:rsid w:val="006C6703"/>
    <w:rsid w:val="007115D6"/>
    <w:rsid w:val="00721736"/>
    <w:rsid w:val="0073209B"/>
    <w:rsid w:val="00740456"/>
    <w:rsid w:val="007C2E06"/>
    <w:rsid w:val="007C78DB"/>
    <w:rsid w:val="007D2315"/>
    <w:rsid w:val="007E5017"/>
    <w:rsid w:val="00832BE3"/>
    <w:rsid w:val="008A6F6B"/>
    <w:rsid w:val="008B4636"/>
    <w:rsid w:val="008F1799"/>
    <w:rsid w:val="0091139E"/>
    <w:rsid w:val="00930A0C"/>
    <w:rsid w:val="00950EFB"/>
    <w:rsid w:val="00991537"/>
    <w:rsid w:val="00993ACF"/>
    <w:rsid w:val="00996F98"/>
    <w:rsid w:val="009A4FA2"/>
    <w:rsid w:val="009B157F"/>
    <w:rsid w:val="009E48C3"/>
    <w:rsid w:val="00A04E31"/>
    <w:rsid w:val="00A30175"/>
    <w:rsid w:val="00A34944"/>
    <w:rsid w:val="00A42CEB"/>
    <w:rsid w:val="00A5189A"/>
    <w:rsid w:val="00A60B4B"/>
    <w:rsid w:val="00A67E71"/>
    <w:rsid w:val="00AA684B"/>
    <w:rsid w:val="00AB539F"/>
    <w:rsid w:val="00AB55BA"/>
    <w:rsid w:val="00AC2E33"/>
    <w:rsid w:val="00AC611C"/>
    <w:rsid w:val="00AD2143"/>
    <w:rsid w:val="00AF32C9"/>
    <w:rsid w:val="00B12D09"/>
    <w:rsid w:val="00B1472D"/>
    <w:rsid w:val="00B1787E"/>
    <w:rsid w:val="00B201FB"/>
    <w:rsid w:val="00B24567"/>
    <w:rsid w:val="00B25CA5"/>
    <w:rsid w:val="00B516CC"/>
    <w:rsid w:val="00B6658B"/>
    <w:rsid w:val="00B804EB"/>
    <w:rsid w:val="00B81BA0"/>
    <w:rsid w:val="00B821BF"/>
    <w:rsid w:val="00B87EB0"/>
    <w:rsid w:val="00BA3962"/>
    <w:rsid w:val="00BA7BCE"/>
    <w:rsid w:val="00BB6B84"/>
    <w:rsid w:val="00BB75CE"/>
    <w:rsid w:val="00BD6031"/>
    <w:rsid w:val="00BF6830"/>
    <w:rsid w:val="00C26D6A"/>
    <w:rsid w:val="00C457C1"/>
    <w:rsid w:val="00C670EC"/>
    <w:rsid w:val="00C973F7"/>
    <w:rsid w:val="00CB2F34"/>
    <w:rsid w:val="00D321FD"/>
    <w:rsid w:val="00D518E2"/>
    <w:rsid w:val="00D56B2D"/>
    <w:rsid w:val="00D91FC7"/>
    <w:rsid w:val="00DF3C44"/>
    <w:rsid w:val="00DF7DBE"/>
    <w:rsid w:val="00E02339"/>
    <w:rsid w:val="00E050DA"/>
    <w:rsid w:val="00E17430"/>
    <w:rsid w:val="00E2462D"/>
    <w:rsid w:val="00E552AF"/>
    <w:rsid w:val="00E81ABD"/>
    <w:rsid w:val="00EA3A27"/>
    <w:rsid w:val="00EC4C52"/>
    <w:rsid w:val="00ED52DF"/>
    <w:rsid w:val="00EF09D3"/>
    <w:rsid w:val="00F0289E"/>
    <w:rsid w:val="00F03487"/>
    <w:rsid w:val="00F200AA"/>
    <w:rsid w:val="00F209BD"/>
    <w:rsid w:val="00F265BC"/>
    <w:rsid w:val="00F544C3"/>
    <w:rsid w:val="00F6232B"/>
    <w:rsid w:val="00F736D7"/>
    <w:rsid w:val="00F81F97"/>
    <w:rsid w:val="00F821BE"/>
    <w:rsid w:val="00F86275"/>
    <w:rsid w:val="00F9248A"/>
    <w:rsid w:val="00F95856"/>
    <w:rsid w:val="00FC0C80"/>
    <w:rsid w:val="00FC7E9E"/>
    <w:rsid w:val="00FE3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4EC527"/>
  <w15:docId w15:val="{0BB716AC-C1A6-4AB0-BD7C-FD20DFC54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7E7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139E"/>
    <w:pPr>
      <w:ind w:left="720"/>
      <w:contextualSpacing/>
    </w:pPr>
  </w:style>
  <w:style w:type="character" w:styleId="Hyperlink">
    <w:name w:val="Hyperlink"/>
    <w:basedOn w:val="DefaultParagraphFont"/>
    <w:rsid w:val="008A6F6B"/>
    <w:rPr>
      <w:color w:val="0000FF" w:themeColor="hyperlink"/>
      <w:u w:val="single"/>
    </w:rPr>
  </w:style>
  <w:style w:type="paragraph" w:styleId="BalloonText">
    <w:name w:val="Balloon Text"/>
    <w:basedOn w:val="Normal"/>
    <w:link w:val="BalloonTextChar"/>
    <w:rsid w:val="008A6F6B"/>
    <w:rPr>
      <w:rFonts w:ascii="Tahoma" w:hAnsi="Tahoma" w:cs="Tahoma"/>
      <w:sz w:val="16"/>
      <w:szCs w:val="16"/>
    </w:rPr>
  </w:style>
  <w:style w:type="character" w:customStyle="1" w:styleId="BalloonTextChar">
    <w:name w:val="Balloon Text Char"/>
    <w:basedOn w:val="DefaultParagraphFont"/>
    <w:link w:val="BalloonText"/>
    <w:rsid w:val="008A6F6B"/>
    <w:rPr>
      <w:rFonts w:ascii="Tahoma" w:hAnsi="Tahoma" w:cs="Tahoma"/>
      <w:sz w:val="16"/>
      <w:szCs w:val="16"/>
    </w:rPr>
  </w:style>
  <w:style w:type="table" w:styleId="TableGrid">
    <w:name w:val="Table Grid"/>
    <w:basedOn w:val="TableNormal"/>
    <w:rsid w:val="00D91F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62297"/>
    <w:rPr>
      <w:sz w:val="24"/>
      <w:szCs w:val="24"/>
    </w:rPr>
  </w:style>
  <w:style w:type="paragraph" w:styleId="Header">
    <w:name w:val="header"/>
    <w:basedOn w:val="Normal"/>
    <w:link w:val="HeaderChar"/>
    <w:rsid w:val="00E02339"/>
    <w:pPr>
      <w:tabs>
        <w:tab w:val="center" w:pos="4513"/>
        <w:tab w:val="right" w:pos="9026"/>
      </w:tabs>
    </w:pPr>
  </w:style>
  <w:style w:type="character" w:customStyle="1" w:styleId="HeaderChar">
    <w:name w:val="Header Char"/>
    <w:basedOn w:val="DefaultParagraphFont"/>
    <w:link w:val="Header"/>
    <w:rsid w:val="00E02339"/>
    <w:rPr>
      <w:sz w:val="24"/>
      <w:szCs w:val="24"/>
    </w:rPr>
  </w:style>
  <w:style w:type="paragraph" w:styleId="Footer">
    <w:name w:val="footer"/>
    <w:basedOn w:val="Normal"/>
    <w:link w:val="FooterChar"/>
    <w:rsid w:val="00E02339"/>
    <w:pPr>
      <w:tabs>
        <w:tab w:val="center" w:pos="4513"/>
        <w:tab w:val="right" w:pos="9026"/>
      </w:tabs>
    </w:pPr>
  </w:style>
  <w:style w:type="character" w:customStyle="1" w:styleId="FooterChar">
    <w:name w:val="Footer Char"/>
    <w:basedOn w:val="DefaultParagraphFont"/>
    <w:link w:val="Footer"/>
    <w:rsid w:val="00E02339"/>
    <w:rPr>
      <w:sz w:val="24"/>
      <w:szCs w:val="24"/>
    </w:rPr>
  </w:style>
  <w:style w:type="paragraph" w:styleId="NormalWeb">
    <w:name w:val="Normal (Web)"/>
    <w:basedOn w:val="Normal"/>
    <w:uiPriority w:val="99"/>
    <w:unhideWhenUsed/>
    <w:rsid w:val="005E70B6"/>
    <w:pPr>
      <w:spacing w:before="100" w:beforeAutospacing="1" w:after="100" w:afterAutospacing="1"/>
    </w:pPr>
  </w:style>
  <w:style w:type="character" w:customStyle="1" w:styleId="citation">
    <w:name w:val="citation"/>
    <w:basedOn w:val="DefaultParagraphFont"/>
    <w:rsid w:val="00AD2143"/>
    <w:rPr>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5818759">
      <w:bodyDiv w:val="1"/>
      <w:marLeft w:val="0"/>
      <w:marRight w:val="0"/>
      <w:marTop w:val="0"/>
      <w:marBottom w:val="0"/>
      <w:divBdr>
        <w:top w:val="none" w:sz="0" w:space="0" w:color="auto"/>
        <w:left w:val="none" w:sz="0" w:space="0" w:color="auto"/>
        <w:bottom w:val="none" w:sz="0" w:space="0" w:color="auto"/>
        <w:right w:val="none" w:sz="0" w:space="0" w:color="auto"/>
      </w:divBdr>
      <w:divsChild>
        <w:div w:id="141238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yperlink" Target="http://theoncologist.alphamedpress.org/cgi/pmidlookup?view=long&amp;pmid=12490737" TargetMode="External"/><Relationship Id="rId7" Type="http://schemas.openxmlformats.org/officeDocument/2006/relationships/endnotes" Target="endnotes.xml"/><Relationship Id="rId12" Type="http://schemas.openxmlformats.org/officeDocument/2006/relationships/hyperlink" Target="http://www.sigmaaldrich.com" TargetMode="External"/><Relationship Id="rId17" Type="http://schemas.openxmlformats.org/officeDocument/2006/relationships/hyperlink" Target="http://www.google.co.uk/imgres?imgurl=http://www.iddd.de/umtsno/emfkrebs/4stress.gif&amp;imgrefurl=http://www.iddd.de/umtsno/60krebs8.htm&amp;usg=__2w3oQ-trEM7BDGr5YkZuimn5TuE=&amp;h=354&amp;w=353&amp;sz=21&amp;hl=en&amp;start=2&amp;zoom=1&amp;itbs=1&amp;tbnid=3Jrl42p31IeGiM:&amp;tbnh=121&amp;tbnw=121&amp;prev=/images?q=Gamma+H2ax+assay&amp;hl=en&amp;sa=N&amp;ndsp=20&amp;tbs=isch:1" TargetMode="External"/><Relationship Id="rId2" Type="http://schemas.openxmlformats.org/officeDocument/2006/relationships/numbering" Target="numbering.xml"/><Relationship Id="rId16" Type="http://schemas.openxmlformats.org/officeDocument/2006/relationships/image" Target="media/image8.gif"/><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image" Target="media/image7.gif"/><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www.google.co.uk/imgres?imgurl=http://www.activemotif.com/images/product_details/39117_1.jpg&amp;imgrefurl=http://www.activemotif.com/catalog/details/39117.html&amp;usg=__NvX6eU90fUQya0GF2zva7Xvehdg=&amp;h=563&amp;w=500&amp;sz=74&amp;hl=en&amp;start=21&amp;zoom=1&amp;itbs=1&amp;tbnid=8GrBuKR1lCoAjM:&amp;tbnh=133&amp;tbnw=118&amp;prev=/images?q=Gamma+H2ax+assay&amp;start=20&amp;hl=en&amp;sa=N&amp;ndsp=20&amp;tbs=isch: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A7883-89F6-4335-9255-9854D92B9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13</Pages>
  <Words>2402</Words>
  <Characters>13694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Brunel University</Company>
  <LinksUpToDate>false</LinksUpToDate>
  <CharactersWithSpaces>16064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gi10vvk</dc:creator>
  <cp:lastModifiedBy>vikram koti</cp:lastModifiedBy>
  <cp:revision>19</cp:revision>
  <dcterms:created xsi:type="dcterms:W3CDTF">2010-11-15T20:45:00Z</dcterms:created>
  <dcterms:modified xsi:type="dcterms:W3CDTF">2019-06-18T16:14:00Z</dcterms:modified>
</cp:coreProperties>
</file>